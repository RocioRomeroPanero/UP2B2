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55770512" w14:textId="20FB5869" w:rsidR="000B11F5" w:rsidRPr="001C24C3" w:rsidRDefault="001C24C3" w:rsidP="000B11F5">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w:t>
            </w:r>
            <w:r w:rsidR="001F6B13">
              <w:rPr>
                <w:rFonts w:asciiTheme="minorHAnsi" w:hAnsiTheme="minorHAnsi" w:cs="Times New Roman"/>
                <w:b/>
                <w:bCs/>
                <w:sz w:val="22"/>
              </w:rPr>
              <w:t>Departamento de Ingeniería Telemática y Electrónica</w:t>
            </w:r>
          </w:p>
          <w:p w14:paraId="520A72BB" w14:textId="77777777" w:rsidR="000B11F5" w:rsidRDefault="000B11F5" w:rsidP="000B11F5">
            <w:pPr>
              <w:spacing w:after="0" w:line="240" w:lineRule="auto"/>
              <w:rPr>
                <w:rFonts w:asciiTheme="minorHAnsi" w:hAnsiTheme="minorHAnsi" w:cs="Times New Roman"/>
                <w:sz w:val="36"/>
                <w:szCs w:val="36"/>
              </w:rPr>
            </w:pPr>
          </w:p>
          <w:p w14:paraId="75E05F0D" w14:textId="77777777" w:rsidR="000B11F5" w:rsidRDefault="000B11F5" w:rsidP="000B11F5">
            <w:pPr>
              <w:pStyle w:val="Default"/>
              <w:jc w:val="right"/>
              <w:rPr>
                <w:sz w:val="22"/>
              </w:rPr>
            </w:pPr>
            <w:r>
              <w:rPr>
                <w:sz w:val="22"/>
                <w:szCs w:val="22"/>
              </w:rPr>
              <w:t xml:space="preserve">VºBº </w:t>
            </w:r>
          </w:p>
          <w:p w14:paraId="3BAB5DE0" w14:textId="77777777" w:rsidR="000B11F5" w:rsidRPr="001C24C3" w:rsidRDefault="000B11F5" w:rsidP="000B11F5">
            <w:pPr>
              <w:spacing w:after="0" w:line="240" w:lineRule="auto"/>
              <w:rPr>
                <w:rFonts w:asciiTheme="minorHAnsi" w:hAnsiTheme="minorHAnsi" w:cs="Times New Roman"/>
                <w:sz w:val="36"/>
                <w:szCs w:val="36"/>
              </w:rPr>
            </w:pPr>
          </w:p>
          <w:p w14:paraId="383D206F" w14:textId="77777777" w:rsidR="000B11F5" w:rsidRPr="006645DE" w:rsidRDefault="000B11F5" w:rsidP="000B11F5">
            <w:pPr>
              <w:spacing w:after="0"/>
              <w:jc w:val="right"/>
              <w:rPr>
                <w:rFonts w:asciiTheme="minorHAnsi" w:hAnsiTheme="minorHAnsi"/>
                <w:smallCaps/>
              </w:rPr>
            </w:pPr>
            <w:r w:rsidRPr="006645DE">
              <w:rPr>
                <w:rFonts w:asciiTheme="minorHAnsi" w:hAnsiTheme="minorHAnsi"/>
                <w:smallCaps/>
                <w:sz w:val="22"/>
              </w:rPr>
              <w:t xml:space="preserve"> </w:t>
            </w:r>
          </w:p>
          <w:p w14:paraId="1C1215CC" w14:textId="77777777" w:rsidR="000B11F5" w:rsidRPr="001C24C3" w:rsidRDefault="000B11F5" w:rsidP="000B11F5">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E95BA30"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r w:rsidR="000325A6">
              <w:rPr>
                <w:rFonts w:asciiTheme="minorHAnsi" w:hAnsiTheme="minorHAnsi" w:cs="Times New Roman"/>
                <w:b/>
                <w:bCs/>
                <w:sz w:val="20"/>
                <w:szCs w:val="20"/>
              </w:rPr>
              <w:t>ANTONIO DA SILVA FARIÑA</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1168A8AE" w:rsidR="005D77CC" w:rsidRDefault="005D77CC" w:rsidP="00065122">
      <w:pPr>
        <w:pStyle w:val="Default"/>
      </w:pPr>
    </w:p>
    <w:p w14:paraId="771BDA73" w14:textId="77777777" w:rsidR="005D77CC" w:rsidRDefault="005D77CC">
      <w:pPr>
        <w:jc w:val="left"/>
        <w:rPr>
          <w:rFonts w:ascii="Arial" w:eastAsia="Times New Roman" w:hAnsi="Arial" w:cs="Arial"/>
          <w:color w:val="000000"/>
          <w:szCs w:val="24"/>
          <w:lang w:eastAsia="es-ES"/>
        </w:rPr>
      </w:pPr>
      <w:r>
        <w:br w:type="page"/>
      </w:r>
    </w:p>
    <w:p w14:paraId="6B698FAB" w14:textId="77777777" w:rsidR="005D77CC" w:rsidRDefault="005D77CC" w:rsidP="00FD73A7">
      <w:pPr>
        <w:pStyle w:val="Puesto"/>
        <w:jc w:val="right"/>
      </w:pPr>
      <w:r>
        <w:lastRenderedPageBreak/>
        <w:t>Agradecimientos</w:t>
      </w:r>
    </w:p>
    <w:p w14:paraId="2841B551" w14:textId="77777777" w:rsidR="005D77CC" w:rsidRDefault="005D77CC" w:rsidP="00FD73A7">
      <w:pPr>
        <w:pStyle w:val="Ttulo1sinnmero"/>
        <w:jc w:val="right"/>
      </w:pPr>
    </w:p>
    <w:p w14:paraId="394A6AE4" w14:textId="77777777" w:rsidR="005D77CC" w:rsidRPr="00FD73A7" w:rsidRDefault="005D77CC" w:rsidP="00FD73A7">
      <w:pPr>
        <w:jc w:val="right"/>
        <w:rPr>
          <w:rStyle w:val="nfasissutil"/>
        </w:rPr>
      </w:pPr>
      <w:r w:rsidRPr="00FD73A7">
        <w:rPr>
          <w:rStyle w:val="nfasissutil"/>
        </w:rPr>
        <w:t>A mis padres, Adriana y Jorge</w:t>
      </w:r>
    </w:p>
    <w:p w14:paraId="283A753F" w14:textId="77777777" w:rsidR="005D77CC" w:rsidRPr="00FD73A7" w:rsidRDefault="005D77CC" w:rsidP="00FD73A7">
      <w:pPr>
        <w:jc w:val="right"/>
        <w:rPr>
          <w:rStyle w:val="nfasissutil"/>
        </w:rPr>
      </w:pPr>
      <w:r w:rsidRPr="00FD73A7">
        <w:rPr>
          <w:rStyle w:val="nfasissutil"/>
        </w:rPr>
        <w:t>A mis hermanos, Gonzalo y Leandro</w:t>
      </w:r>
    </w:p>
    <w:p w14:paraId="7F963DDB" w14:textId="77777777" w:rsidR="005D77CC" w:rsidRPr="00FD73A7" w:rsidRDefault="005D77CC" w:rsidP="00FD73A7">
      <w:pPr>
        <w:jc w:val="right"/>
        <w:rPr>
          <w:rStyle w:val="nfasissutil"/>
        </w:rPr>
      </w:pPr>
      <w:r w:rsidRPr="00FD73A7">
        <w:rPr>
          <w:rStyle w:val="nfasissutil"/>
        </w:rPr>
        <w:t>Y a Miguel</w:t>
      </w:r>
    </w:p>
    <w:p w14:paraId="77F54554" w14:textId="77777777" w:rsidR="005F11C8" w:rsidRDefault="009D2B4E" w:rsidP="005D77CC">
      <w:pPr>
        <w:jc w:val="right"/>
        <w:rPr>
          <w:rStyle w:val="nfasissutil"/>
        </w:rPr>
      </w:pPr>
      <w:r>
        <w:rPr>
          <w:rStyle w:val="nfasissutil"/>
        </w:rPr>
        <w:t>Que gracias a</w:t>
      </w:r>
      <w:r w:rsidR="00BF44AF" w:rsidRPr="00FD73A7">
        <w:rPr>
          <w:rStyle w:val="nfasissutil"/>
        </w:rPr>
        <w:t xml:space="preserve"> su apoyo ha</w:t>
      </w:r>
      <w:r>
        <w:rPr>
          <w:rStyle w:val="nfasissutil"/>
        </w:rPr>
        <w:t>n</w:t>
      </w:r>
      <w:r w:rsidR="00BF44AF" w:rsidRPr="00FD73A7">
        <w:rPr>
          <w:rStyle w:val="nfasissutil"/>
        </w:rPr>
        <w:t xml:space="preserve"> hecho </w:t>
      </w:r>
      <w:r w:rsidRPr="00FD73A7">
        <w:rPr>
          <w:rStyle w:val="nfasissutil"/>
        </w:rPr>
        <w:t xml:space="preserve">este </w:t>
      </w:r>
      <w:r w:rsidR="00BF44AF" w:rsidRPr="00FD73A7">
        <w:rPr>
          <w:rStyle w:val="nfasissutil"/>
        </w:rPr>
        <w:t>trabajo posible</w:t>
      </w:r>
      <w:r w:rsidR="005E57F0" w:rsidRPr="00FD73A7">
        <w:rPr>
          <w:rStyle w:val="nfasissutil"/>
        </w:rPr>
        <w:t>.</w:t>
      </w:r>
    </w:p>
    <w:p w14:paraId="7B1733CC" w14:textId="77777777" w:rsidR="005F11C8" w:rsidRDefault="005F11C8">
      <w:pPr>
        <w:jc w:val="left"/>
        <w:rPr>
          <w:rStyle w:val="nfasissutil"/>
        </w:rPr>
      </w:pPr>
      <w:r>
        <w:rPr>
          <w:rStyle w:val="nfasissutil"/>
        </w:rPr>
        <w:br w:type="page"/>
      </w:r>
    </w:p>
    <w:p w14:paraId="3D16091E" w14:textId="177192BE" w:rsidR="005D77CC" w:rsidRDefault="005D77CC" w:rsidP="00FD73A7">
      <w:pPr>
        <w:jc w:val="right"/>
        <w:rPr>
          <w:rFonts w:ascii="Arial" w:eastAsia="Times New Roman" w:hAnsi="Arial" w:cs="Arial"/>
          <w:color w:val="000000"/>
          <w:szCs w:val="24"/>
          <w:lang w:eastAsia="es-ES"/>
        </w:rPr>
      </w:pPr>
      <w:r>
        <w:lastRenderedPageBreak/>
        <w:br w:type="page"/>
      </w:r>
    </w:p>
    <w:p w14:paraId="28C0B5F9"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6053680"/>
      <w:r>
        <w:lastRenderedPageBreak/>
        <w:t>Resumen</w:t>
      </w:r>
      <w:bookmarkEnd w:id="0"/>
    </w:p>
    <w:p w14:paraId="70D6137F" w14:textId="2C937425" w:rsidR="003F7194" w:rsidRDefault="003F7194" w:rsidP="003F7194">
      <w:r>
        <w:t>Este proyecto fin de grado tiene como objetivo la implementación de nuevos tipos de ejercicios de Listening con imágenes y audios en el aplicativo UP2B2 para el aprendizaje del idioma inglés. Para ello hemos estudiado el marco tecnológico relativo a las aplicaciones MALL y hemos realizado una ampliación de la aplicación UP2B2 agregando nuevas funcionalidades para el desarrollo de ejercicios con audio</w:t>
      </w:r>
    </w:p>
    <w:p w14:paraId="6D6FEC88" w14:textId="2B6BA486" w:rsidR="0034372A" w:rsidRDefault="00272BA2" w:rsidP="0034372A">
      <w:r>
        <w:t>En la actualidad existen mucho</w:t>
      </w:r>
      <w:r w:rsidR="0034372A">
        <w:t>s</w:t>
      </w:r>
      <w:r>
        <w:t xml:space="preserve"> tipos de</w:t>
      </w:r>
      <w:r w:rsidR="0034372A">
        <w:t xml:space="preserve"> herramientas que permiten el aprendizaje de un idioma de manera autónoma a través de dispositivos móviles, permitiendo al alumno decidir cuándo hacer ejercicios y de qué manera. </w:t>
      </w:r>
      <w:r w:rsidR="00C5010A">
        <w:t>En la ETSIST</w:t>
      </w:r>
      <w:r w:rsidR="0034372A">
        <w:t xml:space="preserve"> es necesario disponer de un nivel B2 en inglés</w:t>
      </w:r>
      <w:r w:rsidR="0054559E">
        <w:t xml:space="preserve"> para finalizar la titulación</w:t>
      </w:r>
      <w:r w:rsidR="0034372A">
        <w:t xml:space="preserve"> y</w:t>
      </w:r>
      <w:r w:rsidR="00396CE7">
        <w:t xml:space="preserve"> </w:t>
      </w:r>
      <w:r w:rsidR="00C23E7B">
        <w:t xml:space="preserve"> esta competencia se puede obtener mediante las pruebas del Test of English for International Communication (</w:t>
      </w:r>
      <w:r w:rsidR="0034372A">
        <w:t>TOEIC</w:t>
      </w:r>
      <w:r w:rsidR="00C23E7B">
        <w:t>)</w:t>
      </w:r>
      <w:r w:rsidR="0034372A">
        <w:t>.</w:t>
      </w:r>
      <w:r w:rsidR="0054559E">
        <w:t xml:space="preserve"> </w:t>
      </w:r>
      <w:r w:rsidR="00AC3065">
        <w:t>Por tanto, e</w:t>
      </w:r>
      <w:r w:rsidR="0054559E">
        <w:t>s importante aportar al alumnado material y ejercicios para la preparación de esta prueba para que puedan afrontarla con éxito.</w:t>
      </w:r>
    </w:p>
    <w:p w14:paraId="79D22061" w14:textId="04A95463" w:rsidR="0034372A" w:rsidRDefault="0034372A" w:rsidP="0034372A">
      <w:r>
        <w:t>En esta prueba, se nos evaluará las competencias de Reading y Listening, y es por ello que surge la necesidad de ampliar la aplicación UP2B2 para adaptar los ejercicios al tipo de examen que los alumnos han de afrontar. En la aplicación de UP2B2 actualmente disponemos de ejercicios para la parte de Reading,</w:t>
      </w:r>
      <w:r w:rsidR="0005113A">
        <w:t xml:space="preserve"> es decir,</w:t>
      </w:r>
      <w:r>
        <w:t xml:space="preserve"> para poner a prueba nuestras habilidades de vocabulario y gramática.</w:t>
      </w:r>
      <w:r w:rsidR="0005113A">
        <w:t xml:space="preserve"> Sin embargo, no se ofrecen ejercicios para la parte de Listening, tales como conversaciones o descripción de imágenes.</w:t>
      </w:r>
    </w:p>
    <w:p w14:paraId="0D311690" w14:textId="0D7B6FBF" w:rsidR="0034372A" w:rsidRDefault="0034372A" w:rsidP="0034372A">
      <w:r>
        <w:t>Así, en el presente proyecto fin de grado por un lado se estudia las posibilidades y usos que aportan las aplicaciones móviles</w:t>
      </w:r>
      <w:r w:rsidR="004B3910">
        <w:t xml:space="preserve"> y</w:t>
      </w:r>
      <w:r>
        <w:t xml:space="preserve"> por otro lado </w:t>
      </w:r>
      <w:r w:rsidR="00A43E83">
        <w:t xml:space="preserve">se realiza </w:t>
      </w:r>
      <w:r w:rsidR="004B3910">
        <w:t>el</w:t>
      </w:r>
      <w:r>
        <w:t xml:space="preserve"> desarrollo de una aplicación </w:t>
      </w:r>
      <w:r w:rsidR="004B3910">
        <w:t>MALL</w:t>
      </w:r>
      <w:r>
        <w:t xml:space="preserve">, </w:t>
      </w:r>
      <w:r w:rsidR="004B3910">
        <w:t xml:space="preserve">para la realización de </w:t>
      </w:r>
      <w:r>
        <w:t xml:space="preserve">ejercicios con imágenes y audios </w:t>
      </w:r>
      <w:r w:rsidR="004B3910">
        <w:t xml:space="preserve">con el fin de facilitar </w:t>
      </w:r>
      <w:r>
        <w:t xml:space="preserve">al alumnado la realización del dicho examen. </w:t>
      </w:r>
    </w:p>
    <w:p w14:paraId="4D927E40" w14:textId="77777777" w:rsidR="00C23E7B" w:rsidRPr="0034372A" w:rsidRDefault="00C23E7B" w:rsidP="00721413"/>
    <w:p w14:paraId="296B7DC9" w14:textId="1BC5575F" w:rsidR="00721413" w:rsidRPr="0034372A" w:rsidRDefault="00721413">
      <w:pPr>
        <w:jc w:val="left"/>
      </w:pPr>
      <w:r w:rsidRPr="0034372A">
        <w:br w:type="page"/>
      </w:r>
    </w:p>
    <w:p w14:paraId="26028180" w14:textId="77777777" w:rsidR="00721413" w:rsidRPr="0034372A" w:rsidRDefault="00721413" w:rsidP="00721413"/>
    <w:p w14:paraId="3FB8A3AA" w14:textId="77777777" w:rsidR="00721413" w:rsidRPr="0034372A" w:rsidRDefault="00721413" w:rsidP="00721413">
      <w:pPr>
        <w:sectPr w:rsidR="00721413" w:rsidRPr="0034372A"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6053681"/>
      <w:r w:rsidRPr="002D317D">
        <w:rPr>
          <w:lang w:val="en-US"/>
        </w:rPr>
        <w:lastRenderedPageBreak/>
        <w:t>Abstract</w:t>
      </w:r>
      <w:bookmarkEnd w:id="1"/>
    </w:p>
    <w:p w14:paraId="2B5BAB17" w14:textId="6CF5A294" w:rsidR="003F7194" w:rsidRDefault="003F7194" w:rsidP="00463477">
      <w:pPr>
        <w:rPr>
          <w:lang w:val="en-US"/>
        </w:rPr>
      </w:pPr>
      <w:r w:rsidRPr="003F7194">
        <w:rPr>
          <w:lang w:val="en-US"/>
        </w:rPr>
        <w:t xml:space="preserve">This final </w:t>
      </w:r>
      <w:r>
        <w:rPr>
          <w:lang w:val="en-US"/>
        </w:rPr>
        <w:t>de</w:t>
      </w:r>
      <w:r w:rsidRPr="003F7194">
        <w:rPr>
          <w:lang w:val="en-US"/>
        </w:rPr>
        <w:t>gr</w:t>
      </w:r>
      <w:r w:rsidR="003768FE">
        <w:rPr>
          <w:lang w:val="en-US"/>
        </w:rPr>
        <w:t>e</w:t>
      </w:r>
      <w:r w:rsidRPr="003F7194">
        <w:rPr>
          <w:lang w:val="en-US"/>
        </w:rPr>
        <w:t xml:space="preserve">e </w:t>
      </w:r>
      <w:r>
        <w:rPr>
          <w:lang w:val="en-US"/>
        </w:rPr>
        <w:t xml:space="preserve">work </w:t>
      </w:r>
      <w:r w:rsidR="003768FE">
        <w:rPr>
          <w:lang w:val="en-US"/>
        </w:rPr>
        <w:t>aims to implement new types of l</w:t>
      </w:r>
      <w:r w:rsidRPr="003F7194">
        <w:rPr>
          <w:lang w:val="en-US"/>
        </w:rPr>
        <w:t>istening exercises with images and audios in the UP2</w:t>
      </w:r>
      <w:r>
        <w:rPr>
          <w:lang w:val="en-US"/>
        </w:rPr>
        <w:t xml:space="preserve">B2 application for </w:t>
      </w:r>
      <w:r w:rsidRPr="003F7194">
        <w:rPr>
          <w:lang w:val="en-US"/>
        </w:rPr>
        <w:t>English language</w:t>
      </w:r>
      <w:r>
        <w:rPr>
          <w:lang w:val="en-US"/>
        </w:rPr>
        <w:t xml:space="preserve"> learning</w:t>
      </w:r>
      <w:r w:rsidRPr="003F7194">
        <w:rPr>
          <w:lang w:val="en-US"/>
        </w:rPr>
        <w:t xml:space="preserve">. </w:t>
      </w:r>
      <w:r>
        <w:rPr>
          <w:lang w:val="en-US"/>
        </w:rPr>
        <w:t>W</w:t>
      </w:r>
      <w:r w:rsidRPr="003F7194">
        <w:rPr>
          <w:lang w:val="en-US"/>
        </w:rPr>
        <w:t>e have studied the technological framework rela</w:t>
      </w:r>
      <w:r>
        <w:rPr>
          <w:lang w:val="en-US"/>
        </w:rPr>
        <w:t xml:space="preserve">ted to MALL applications and we </w:t>
      </w:r>
      <w:r w:rsidRPr="003F7194">
        <w:rPr>
          <w:lang w:val="en-US"/>
        </w:rPr>
        <w:t xml:space="preserve">have </w:t>
      </w:r>
      <w:r>
        <w:rPr>
          <w:lang w:val="en-US"/>
        </w:rPr>
        <w:t xml:space="preserve">extended </w:t>
      </w:r>
      <w:r w:rsidRPr="003F7194">
        <w:rPr>
          <w:lang w:val="en-US"/>
        </w:rPr>
        <w:t xml:space="preserve">the UP2B2 application </w:t>
      </w:r>
      <w:r>
        <w:rPr>
          <w:lang w:val="en-US"/>
        </w:rPr>
        <w:t xml:space="preserve">framework </w:t>
      </w:r>
      <w:r w:rsidRPr="003F7194">
        <w:rPr>
          <w:lang w:val="en-US"/>
        </w:rPr>
        <w:t xml:space="preserve">adding new functionalities for the development of </w:t>
      </w:r>
      <w:r>
        <w:rPr>
          <w:lang w:val="en-US"/>
        </w:rPr>
        <w:t xml:space="preserve">listening </w:t>
      </w:r>
      <w:r w:rsidRPr="003F7194">
        <w:rPr>
          <w:lang w:val="en-US"/>
        </w:rPr>
        <w:t>exercises.</w:t>
      </w:r>
    </w:p>
    <w:p w14:paraId="63CE196F" w14:textId="2F1AC50D" w:rsidR="00463477" w:rsidRDefault="00463477" w:rsidP="00463477">
      <w:pPr>
        <w:rPr>
          <w:lang w:val="en-US"/>
        </w:rPr>
      </w:pPr>
      <w:r>
        <w:rPr>
          <w:lang w:val="en-US"/>
        </w:rPr>
        <w:t>Currently, there are many</w:t>
      </w:r>
      <w:r w:rsidR="00C05885">
        <w:rPr>
          <w:lang w:val="en-US"/>
        </w:rPr>
        <w:t xml:space="preserve"> different type</w:t>
      </w:r>
      <w:r w:rsidR="003768FE">
        <w:rPr>
          <w:lang w:val="en-US"/>
        </w:rPr>
        <w:t>s</w:t>
      </w:r>
      <w:r w:rsidR="00C05885">
        <w:rPr>
          <w:lang w:val="en-US"/>
        </w:rPr>
        <w:t xml:space="preserve"> of</w:t>
      </w:r>
      <w:r>
        <w:rPr>
          <w:lang w:val="en-US"/>
        </w:rPr>
        <w:t xml:space="preserve"> tools to accomplish the learning of a foreign language, such as translators, applications or games. This allows the student to decide when</w:t>
      </w:r>
      <w:ins w:id="2" w:author="rocio romero panero" w:date="2017-02-28T13:58:00Z">
        <w:r w:rsidR="0083349B">
          <w:rPr>
            <w:lang w:val="en-US"/>
          </w:rPr>
          <w:t xml:space="preserve"> </w:t>
        </w:r>
      </w:ins>
      <w:r w:rsidR="003768FE">
        <w:rPr>
          <w:lang w:val="en-US"/>
        </w:rPr>
        <w:t xml:space="preserve">and how </w:t>
      </w:r>
      <w:r w:rsidR="003E1ACC">
        <w:rPr>
          <w:lang w:val="en-US"/>
        </w:rPr>
        <w:t>they want</w:t>
      </w:r>
      <w:r>
        <w:rPr>
          <w:lang w:val="en-US"/>
        </w:rPr>
        <w:t xml:space="preserve"> to do exercises. </w:t>
      </w:r>
      <w:r w:rsidR="003768FE">
        <w:rPr>
          <w:lang w:val="en-US"/>
        </w:rPr>
        <w:t>A B2 level in English according to the Common European Framework of Reference for Languages (CEFRL) is compulsory in ETSIST to finish the degree</w:t>
      </w:r>
      <w:r w:rsidR="005E3500">
        <w:rPr>
          <w:lang w:val="en-US"/>
        </w:rPr>
        <w:t xml:space="preserve">, and this competency can be demonstrated through the </w:t>
      </w:r>
      <w:r w:rsidR="003768FE">
        <w:rPr>
          <w:lang w:val="en-US"/>
        </w:rPr>
        <w:t xml:space="preserve">Test </w:t>
      </w:r>
      <w:r w:rsidR="00C23E7B">
        <w:rPr>
          <w:lang w:val="en-US"/>
        </w:rPr>
        <w:t>o</w:t>
      </w:r>
      <w:r w:rsidR="003768FE">
        <w:rPr>
          <w:lang w:val="en-US"/>
        </w:rPr>
        <w:t>f English</w:t>
      </w:r>
      <w:r w:rsidR="005E3500">
        <w:rPr>
          <w:lang w:val="en-US"/>
        </w:rPr>
        <w:t xml:space="preserve"> for International Communication </w:t>
      </w:r>
      <w:r w:rsidR="003768FE">
        <w:rPr>
          <w:lang w:val="en-US"/>
        </w:rPr>
        <w:t>(TOEIC) exams</w:t>
      </w:r>
      <w:r>
        <w:rPr>
          <w:lang w:val="en-US"/>
        </w:rPr>
        <w:t xml:space="preserve">. </w:t>
      </w:r>
      <w:r w:rsidR="00C05885">
        <w:rPr>
          <w:lang w:val="en-US"/>
        </w:rPr>
        <w:t>Therefore, there is a clear need to offer material and exercises for the preparation of this test for the students.</w:t>
      </w:r>
    </w:p>
    <w:p w14:paraId="74B2A40B" w14:textId="7096815A" w:rsidR="00463477" w:rsidRDefault="00463477" w:rsidP="00463477">
      <w:pPr>
        <w:rPr>
          <w:lang w:val="en-US"/>
        </w:rPr>
      </w:pPr>
      <w:r>
        <w:rPr>
          <w:lang w:val="en-US"/>
        </w:rPr>
        <w:t xml:space="preserve">In this exam, the abilities </w:t>
      </w:r>
      <w:r w:rsidR="005C4241">
        <w:rPr>
          <w:lang w:val="en-US"/>
        </w:rPr>
        <w:t>of</w:t>
      </w:r>
      <w:r>
        <w:rPr>
          <w:lang w:val="en-US"/>
        </w:rPr>
        <w:t xml:space="preserve"> </w:t>
      </w:r>
      <w:r w:rsidR="003768FE">
        <w:rPr>
          <w:lang w:val="en-US"/>
        </w:rPr>
        <w:t>r</w:t>
      </w:r>
      <w:r>
        <w:rPr>
          <w:lang w:val="en-US"/>
        </w:rPr>
        <w:t xml:space="preserve">eading and </w:t>
      </w:r>
      <w:r w:rsidR="003768FE">
        <w:rPr>
          <w:lang w:val="en-US"/>
        </w:rPr>
        <w:t>l</w:t>
      </w:r>
      <w:r>
        <w:rPr>
          <w:lang w:val="en-US"/>
        </w:rPr>
        <w:t xml:space="preserve">istening are evaluated, and therefore </w:t>
      </w:r>
      <w:r w:rsidR="005E3500">
        <w:rPr>
          <w:lang w:val="en-US"/>
        </w:rPr>
        <w:t>a need exists</w:t>
      </w:r>
      <w:r>
        <w:rPr>
          <w:lang w:val="en-US"/>
        </w:rPr>
        <w:t xml:space="preserve"> to extend the UP2B2 application to adapt the exercises to the ones </w:t>
      </w:r>
      <w:r w:rsidR="005E3500">
        <w:rPr>
          <w:lang w:val="en-US"/>
        </w:rPr>
        <w:t xml:space="preserve">found </w:t>
      </w:r>
      <w:r>
        <w:rPr>
          <w:lang w:val="en-US"/>
        </w:rPr>
        <w:t>at the TOEIC exam. Currently UP2B2</w:t>
      </w:r>
      <w:del w:id="3" w:author="rocio romero panero" w:date="2017-02-28T13:58:00Z">
        <w:r w:rsidDel="0083349B">
          <w:rPr>
            <w:lang w:val="en-US"/>
          </w:rPr>
          <w:delText xml:space="preserve"> </w:delText>
        </w:r>
      </w:del>
      <w:r w:rsidR="003768FE">
        <w:rPr>
          <w:lang w:val="en-US"/>
        </w:rPr>
        <w:t xml:space="preserve"> offers </w:t>
      </w:r>
      <w:r>
        <w:rPr>
          <w:lang w:val="en-US"/>
        </w:rPr>
        <w:t xml:space="preserve">exercises for the </w:t>
      </w:r>
      <w:r w:rsidR="003768FE">
        <w:rPr>
          <w:lang w:val="en-US"/>
        </w:rPr>
        <w:t>r</w:t>
      </w:r>
      <w:r>
        <w:rPr>
          <w:lang w:val="en-US"/>
        </w:rPr>
        <w:t xml:space="preserve">eading part, such as exercises </w:t>
      </w:r>
      <w:r w:rsidR="003768FE">
        <w:rPr>
          <w:lang w:val="en-US"/>
        </w:rPr>
        <w:t xml:space="preserve">of </w:t>
      </w:r>
      <w:r>
        <w:rPr>
          <w:lang w:val="en-US"/>
        </w:rPr>
        <w:t>vocabulary and grammar</w:t>
      </w:r>
      <w:r w:rsidR="00851ACC">
        <w:rPr>
          <w:lang w:val="en-US"/>
        </w:rPr>
        <w:t xml:space="preserve">, but there are none for the </w:t>
      </w:r>
      <w:r w:rsidR="003768FE">
        <w:rPr>
          <w:lang w:val="en-US"/>
        </w:rPr>
        <w:t>l</w:t>
      </w:r>
      <w:r w:rsidR="00851ACC">
        <w:rPr>
          <w:lang w:val="en-US"/>
        </w:rPr>
        <w:t xml:space="preserve">istening part, such as conversations or </w:t>
      </w:r>
      <w:r w:rsidR="005E3500">
        <w:rPr>
          <w:lang w:val="en-US"/>
        </w:rPr>
        <w:t xml:space="preserve">spoken </w:t>
      </w:r>
      <w:r w:rsidR="00851ACC">
        <w:rPr>
          <w:lang w:val="en-US"/>
        </w:rPr>
        <w:t>image descriptions</w:t>
      </w:r>
      <w:r>
        <w:rPr>
          <w:lang w:val="en-US"/>
        </w:rPr>
        <w:t>.</w:t>
      </w:r>
    </w:p>
    <w:p w14:paraId="044C2958" w14:textId="154A9B59" w:rsidR="00463477" w:rsidRDefault="00F80C95" w:rsidP="00463477">
      <w:pPr>
        <w:rPr>
          <w:lang w:val="en-GB"/>
        </w:rPr>
      </w:pPr>
      <w:r>
        <w:rPr>
          <w:lang w:val="en-US"/>
        </w:rPr>
        <w:t xml:space="preserve">Thereby, in this project </w:t>
      </w:r>
      <w:r w:rsidR="00463477">
        <w:rPr>
          <w:lang w:val="en-US"/>
        </w:rPr>
        <w:t>we will be studying the possibilities and uses that the mobile application provide</w:t>
      </w:r>
      <w:r w:rsidR="003768FE">
        <w:rPr>
          <w:lang w:val="en-US"/>
        </w:rPr>
        <w:t xml:space="preserve"> at the moment on the one hand</w:t>
      </w:r>
      <w:r w:rsidR="00A6597B">
        <w:rPr>
          <w:lang w:val="en-US"/>
        </w:rPr>
        <w:t>, and o</w:t>
      </w:r>
      <w:r w:rsidR="00463477">
        <w:rPr>
          <w:lang w:val="en-US"/>
        </w:rPr>
        <w:t xml:space="preserve">n the other hand, we will develop a web and mobile application, with the objective to grant exercises with images and audios </w:t>
      </w:r>
      <w:r w:rsidR="0098675E">
        <w:rPr>
          <w:lang w:val="en-US"/>
        </w:rPr>
        <w:t>in the UP2B2 platform</w:t>
      </w:r>
      <w:del w:id="4" w:author="rocio romero panero" w:date="2017-02-28T13:58:00Z">
        <w:r w:rsidR="0098675E" w:rsidDel="0083349B">
          <w:rPr>
            <w:lang w:val="en-US"/>
          </w:rPr>
          <w:delText xml:space="preserve"> </w:delText>
        </w:r>
      </w:del>
      <w:r w:rsidR="003768FE">
        <w:rPr>
          <w:lang w:val="en-US"/>
        </w:rPr>
        <w:t xml:space="preserve"> for</w:t>
      </w:r>
      <w:r w:rsidR="00463477">
        <w:rPr>
          <w:lang w:val="en-US"/>
        </w:rPr>
        <w:t xml:space="preserve"> the students, to help them face the TOEIC exam</w:t>
      </w:r>
      <w:r w:rsidR="003768FE">
        <w:rPr>
          <w:lang w:val="en-US"/>
        </w:rPr>
        <w:t>.</w:t>
      </w:r>
      <w:r w:rsidR="00463477" w:rsidRPr="00675CF2">
        <w:rPr>
          <w:lang w:val="en-GB"/>
        </w:rPr>
        <w:t xml:space="preserve"> </w:t>
      </w:r>
    </w:p>
    <w:p w14:paraId="38947954" w14:textId="7440CBFA" w:rsidR="00D366BE" w:rsidRPr="00A52057" w:rsidRDefault="00D366BE" w:rsidP="00624022">
      <w:pPr>
        <w:rPr>
          <w:lang w:val="en-GB"/>
        </w:rPr>
      </w:pPr>
    </w:p>
    <w:p w14:paraId="1E818E74" w14:textId="77777777" w:rsidR="00721413" w:rsidRPr="00A52057" w:rsidRDefault="00721413" w:rsidP="00721413">
      <w:pPr>
        <w:rPr>
          <w:lang w:val="en-GB"/>
        </w:rPr>
      </w:pPr>
    </w:p>
    <w:p w14:paraId="6B42CCE2" w14:textId="7CBAE4A5" w:rsidR="00721413" w:rsidRPr="00A52057" w:rsidRDefault="00721413">
      <w:pPr>
        <w:jc w:val="left"/>
        <w:rPr>
          <w:lang w:val="en-GB"/>
        </w:rPr>
      </w:pPr>
      <w:r w:rsidRPr="00A52057">
        <w:rPr>
          <w:lang w:val="en-GB"/>
        </w:rPr>
        <w:br w:type="page"/>
      </w:r>
    </w:p>
    <w:p w14:paraId="28E29989" w14:textId="77777777" w:rsidR="00721413" w:rsidRPr="00A52057" w:rsidRDefault="00721413" w:rsidP="00721413">
      <w:pPr>
        <w:rPr>
          <w:lang w:val="en-GB"/>
        </w:rPr>
      </w:pPr>
    </w:p>
    <w:p w14:paraId="5D7B5985" w14:textId="2DE38084" w:rsidR="00721413" w:rsidRPr="00A52057" w:rsidRDefault="00721413" w:rsidP="00721413">
      <w:pPr>
        <w:rPr>
          <w:lang w:val="en-GB"/>
        </w:rPr>
      </w:pPr>
    </w:p>
    <w:p w14:paraId="47FF3E36" w14:textId="77777777" w:rsidR="00721413" w:rsidRPr="00A52057" w:rsidRDefault="00721413" w:rsidP="00721413">
      <w:pPr>
        <w:rPr>
          <w:lang w:val="en-GB"/>
        </w:rPr>
        <w:sectPr w:rsidR="00721413" w:rsidRPr="00A52057"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7AB6170D" w14:textId="77777777" w:rsidR="00B011E5" w:rsidRDefault="002769CC">
      <w:pPr>
        <w:pStyle w:val="TDC1"/>
        <w:rPr>
          <w:ins w:id="5" w:author="rocio romero panero" w:date="2017-02-28T13:59:00Z"/>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ins w:id="6" w:author="rocio romero panero" w:date="2017-02-28T13:59:00Z">
        <w:r w:rsidR="00B011E5" w:rsidRPr="00940180">
          <w:rPr>
            <w:rStyle w:val="Hipervnculo"/>
          </w:rPr>
          <w:fldChar w:fldCharType="begin"/>
        </w:r>
        <w:r w:rsidR="00B011E5" w:rsidRPr="00940180">
          <w:rPr>
            <w:rStyle w:val="Hipervnculo"/>
          </w:rPr>
          <w:instrText xml:space="preserve"> </w:instrText>
        </w:r>
        <w:r w:rsidR="00B011E5">
          <w:instrText>HYPERLINK \l "_Toc476053680"</w:instrText>
        </w:r>
        <w:r w:rsidR="00B011E5" w:rsidRPr="00940180">
          <w:rPr>
            <w:rStyle w:val="Hipervnculo"/>
          </w:rPr>
          <w:instrText xml:space="preserve"> </w:instrText>
        </w:r>
        <w:r w:rsidR="00B011E5" w:rsidRPr="00940180">
          <w:rPr>
            <w:rStyle w:val="Hipervnculo"/>
          </w:rPr>
        </w:r>
        <w:r w:rsidR="00B011E5" w:rsidRPr="00940180">
          <w:rPr>
            <w:rStyle w:val="Hipervnculo"/>
          </w:rPr>
          <w:fldChar w:fldCharType="separate"/>
        </w:r>
        <w:r w:rsidR="00B011E5" w:rsidRPr="00940180">
          <w:rPr>
            <w:rStyle w:val="Hipervnculo"/>
          </w:rPr>
          <w:t>Resumen</w:t>
        </w:r>
        <w:r w:rsidR="00B011E5">
          <w:rPr>
            <w:webHidden/>
          </w:rPr>
          <w:tab/>
        </w:r>
        <w:r w:rsidR="00B011E5">
          <w:rPr>
            <w:webHidden/>
          </w:rPr>
          <w:fldChar w:fldCharType="begin"/>
        </w:r>
        <w:r w:rsidR="00B011E5">
          <w:rPr>
            <w:webHidden/>
          </w:rPr>
          <w:instrText xml:space="preserve"> PAGEREF _Toc476053680 \h </w:instrText>
        </w:r>
        <w:r w:rsidR="00B011E5">
          <w:rPr>
            <w:webHidden/>
          </w:rPr>
        </w:r>
      </w:ins>
      <w:r w:rsidR="00B011E5">
        <w:rPr>
          <w:webHidden/>
        </w:rPr>
        <w:fldChar w:fldCharType="separate"/>
      </w:r>
      <w:ins w:id="7" w:author="rocio romero panero" w:date="2017-02-28T14:05:00Z">
        <w:r w:rsidR="008F33A2">
          <w:rPr>
            <w:webHidden/>
          </w:rPr>
          <w:t>i</w:t>
        </w:r>
      </w:ins>
      <w:ins w:id="8" w:author="rocio romero panero" w:date="2017-02-28T13:59:00Z">
        <w:r w:rsidR="00B011E5">
          <w:rPr>
            <w:webHidden/>
          </w:rPr>
          <w:fldChar w:fldCharType="end"/>
        </w:r>
        <w:r w:rsidR="00B011E5" w:rsidRPr="00940180">
          <w:rPr>
            <w:rStyle w:val="Hipervnculo"/>
          </w:rPr>
          <w:fldChar w:fldCharType="end"/>
        </w:r>
      </w:ins>
    </w:p>
    <w:p w14:paraId="369F4FE0" w14:textId="77777777" w:rsidR="00B011E5" w:rsidRDefault="00B011E5">
      <w:pPr>
        <w:pStyle w:val="TDC1"/>
        <w:rPr>
          <w:ins w:id="9" w:author="rocio romero panero" w:date="2017-02-28T13:59:00Z"/>
          <w:rFonts w:asciiTheme="minorHAnsi" w:eastAsiaTheme="minorEastAsia" w:hAnsiTheme="minorHAnsi"/>
          <w:b w:val="0"/>
          <w:sz w:val="22"/>
          <w:lang w:val="en-GB" w:eastAsia="en-GB"/>
        </w:rPr>
      </w:pPr>
      <w:ins w:id="10" w:author="rocio romero panero" w:date="2017-02-28T13:59:00Z">
        <w:r w:rsidRPr="00940180">
          <w:rPr>
            <w:rStyle w:val="Hipervnculo"/>
          </w:rPr>
          <w:fldChar w:fldCharType="begin"/>
        </w:r>
        <w:r w:rsidRPr="00940180">
          <w:rPr>
            <w:rStyle w:val="Hipervnculo"/>
          </w:rPr>
          <w:instrText xml:space="preserve"> </w:instrText>
        </w:r>
        <w:r>
          <w:instrText>HYPERLINK \l "_Toc476053681"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lang w:val="en-US"/>
          </w:rPr>
          <w:t>Abstract</w:t>
        </w:r>
        <w:r>
          <w:rPr>
            <w:webHidden/>
          </w:rPr>
          <w:tab/>
        </w:r>
        <w:r>
          <w:rPr>
            <w:webHidden/>
          </w:rPr>
          <w:fldChar w:fldCharType="begin"/>
        </w:r>
        <w:r>
          <w:rPr>
            <w:webHidden/>
          </w:rPr>
          <w:instrText xml:space="preserve"> PAGEREF _Toc476053681 \h </w:instrText>
        </w:r>
        <w:r>
          <w:rPr>
            <w:webHidden/>
          </w:rPr>
        </w:r>
      </w:ins>
      <w:r>
        <w:rPr>
          <w:webHidden/>
        </w:rPr>
        <w:fldChar w:fldCharType="separate"/>
      </w:r>
      <w:ins w:id="11" w:author="rocio romero panero" w:date="2017-02-28T14:05:00Z">
        <w:r w:rsidR="008F33A2">
          <w:rPr>
            <w:webHidden/>
          </w:rPr>
          <w:t>iii</w:t>
        </w:r>
      </w:ins>
      <w:ins w:id="12" w:author="rocio romero panero" w:date="2017-02-28T13:59:00Z">
        <w:r>
          <w:rPr>
            <w:webHidden/>
          </w:rPr>
          <w:fldChar w:fldCharType="end"/>
        </w:r>
        <w:r w:rsidRPr="00940180">
          <w:rPr>
            <w:rStyle w:val="Hipervnculo"/>
          </w:rPr>
          <w:fldChar w:fldCharType="end"/>
        </w:r>
      </w:ins>
    </w:p>
    <w:p w14:paraId="18C80B7C" w14:textId="77777777" w:rsidR="00B011E5" w:rsidRDefault="00B011E5">
      <w:pPr>
        <w:pStyle w:val="TDC1"/>
        <w:rPr>
          <w:ins w:id="13" w:author="rocio romero panero" w:date="2017-02-28T13:59:00Z"/>
          <w:rFonts w:asciiTheme="minorHAnsi" w:eastAsiaTheme="minorEastAsia" w:hAnsiTheme="minorHAnsi"/>
          <w:b w:val="0"/>
          <w:sz w:val="22"/>
          <w:lang w:val="en-GB" w:eastAsia="en-GB"/>
        </w:rPr>
      </w:pPr>
      <w:ins w:id="14" w:author="rocio romero panero" w:date="2017-02-28T13:59:00Z">
        <w:r w:rsidRPr="00940180">
          <w:rPr>
            <w:rStyle w:val="Hipervnculo"/>
          </w:rPr>
          <w:fldChar w:fldCharType="begin"/>
        </w:r>
        <w:r w:rsidRPr="00940180">
          <w:rPr>
            <w:rStyle w:val="Hipervnculo"/>
          </w:rPr>
          <w:instrText xml:space="preserve"> </w:instrText>
        </w:r>
        <w:r>
          <w:instrText>HYPERLINK \l "_Toc476053682"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Índice de figuras</w:t>
        </w:r>
        <w:r>
          <w:rPr>
            <w:webHidden/>
          </w:rPr>
          <w:tab/>
        </w:r>
        <w:r>
          <w:rPr>
            <w:webHidden/>
          </w:rPr>
          <w:fldChar w:fldCharType="begin"/>
        </w:r>
        <w:r>
          <w:rPr>
            <w:webHidden/>
          </w:rPr>
          <w:instrText xml:space="preserve"> PAGEREF _Toc476053682 \h </w:instrText>
        </w:r>
        <w:r>
          <w:rPr>
            <w:webHidden/>
          </w:rPr>
        </w:r>
      </w:ins>
      <w:r>
        <w:rPr>
          <w:webHidden/>
        </w:rPr>
        <w:fldChar w:fldCharType="separate"/>
      </w:r>
      <w:ins w:id="15" w:author="rocio romero panero" w:date="2017-02-28T14:05:00Z">
        <w:r w:rsidR="008F33A2">
          <w:rPr>
            <w:webHidden/>
          </w:rPr>
          <w:t>vii</w:t>
        </w:r>
      </w:ins>
      <w:ins w:id="16" w:author="rocio romero panero" w:date="2017-02-28T13:59:00Z">
        <w:r>
          <w:rPr>
            <w:webHidden/>
          </w:rPr>
          <w:fldChar w:fldCharType="end"/>
        </w:r>
        <w:r w:rsidRPr="00940180">
          <w:rPr>
            <w:rStyle w:val="Hipervnculo"/>
          </w:rPr>
          <w:fldChar w:fldCharType="end"/>
        </w:r>
      </w:ins>
    </w:p>
    <w:p w14:paraId="4D6D55FC" w14:textId="77777777" w:rsidR="00B011E5" w:rsidRDefault="00B011E5">
      <w:pPr>
        <w:pStyle w:val="TDC1"/>
        <w:rPr>
          <w:ins w:id="17" w:author="rocio romero panero" w:date="2017-02-28T13:59:00Z"/>
          <w:rFonts w:asciiTheme="minorHAnsi" w:eastAsiaTheme="minorEastAsia" w:hAnsiTheme="minorHAnsi"/>
          <w:b w:val="0"/>
          <w:sz w:val="22"/>
          <w:lang w:val="en-GB" w:eastAsia="en-GB"/>
        </w:rPr>
      </w:pPr>
      <w:ins w:id="18" w:author="rocio romero panero" w:date="2017-02-28T13:59:00Z">
        <w:r w:rsidRPr="00940180">
          <w:rPr>
            <w:rStyle w:val="Hipervnculo"/>
          </w:rPr>
          <w:fldChar w:fldCharType="begin"/>
        </w:r>
        <w:r w:rsidRPr="00940180">
          <w:rPr>
            <w:rStyle w:val="Hipervnculo"/>
          </w:rPr>
          <w:instrText xml:space="preserve"> </w:instrText>
        </w:r>
        <w:r>
          <w:instrText>HYPERLINK \l "_Toc476053683"</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lang w:val="en-GB"/>
          </w:rPr>
          <w:t>Lista de acrónimos</w:t>
        </w:r>
        <w:r>
          <w:rPr>
            <w:webHidden/>
          </w:rPr>
          <w:tab/>
        </w:r>
        <w:r>
          <w:rPr>
            <w:webHidden/>
          </w:rPr>
          <w:fldChar w:fldCharType="begin"/>
        </w:r>
        <w:r>
          <w:rPr>
            <w:webHidden/>
          </w:rPr>
          <w:instrText xml:space="preserve"> PAGEREF _Toc476053683 \h </w:instrText>
        </w:r>
        <w:r>
          <w:rPr>
            <w:webHidden/>
          </w:rPr>
        </w:r>
      </w:ins>
      <w:r>
        <w:rPr>
          <w:webHidden/>
        </w:rPr>
        <w:fldChar w:fldCharType="separate"/>
      </w:r>
      <w:ins w:id="19" w:author="rocio romero panero" w:date="2017-02-28T14:05:00Z">
        <w:r w:rsidR="008F33A2">
          <w:rPr>
            <w:webHidden/>
          </w:rPr>
          <w:t>ix</w:t>
        </w:r>
      </w:ins>
      <w:ins w:id="20" w:author="rocio romero panero" w:date="2017-02-28T13:59:00Z">
        <w:r>
          <w:rPr>
            <w:webHidden/>
          </w:rPr>
          <w:fldChar w:fldCharType="end"/>
        </w:r>
        <w:r w:rsidRPr="00940180">
          <w:rPr>
            <w:rStyle w:val="Hipervnculo"/>
          </w:rPr>
          <w:fldChar w:fldCharType="end"/>
        </w:r>
      </w:ins>
    </w:p>
    <w:p w14:paraId="76887863" w14:textId="77777777" w:rsidR="00B011E5" w:rsidRDefault="00B011E5">
      <w:pPr>
        <w:pStyle w:val="TDC1"/>
        <w:tabs>
          <w:tab w:val="left" w:pos="709"/>
        </w:tabs>
        <w:rPr>
          <w:ins w:id="21" w:author="rocio romero panero" w:date="2017-02-28T13:59:00Z"/>
          <w:rFonts w:asciiTheme="minorHAnsi" w:eastAsiaTheme="minorEastAsia" w:hAnsiTheme="minorHAnsi"/>
          <w:b w:val="0"/>
          <w:sz w:val="22"/>
          <w:lang w:val="en-GB" w:eastAsia="en-GB"/>
        </w:rPr>
      </w:pPr>
      <w:ins w:id="22" w:author="rocio romero panero" w:date="2017-02-28T13:59:00Z">
        <w:r w:rsidRPr="00940180">
          <w:rPr>
            <w:rStyle w:val="Hipervnculo"/>
          </w:rPr>
          <w:fldChar w:fldCharType="begin"/>
        </w:r>
        <w:r w:rsidRPr="00940180">
          <w:rPr>
            <w:rStyle w:val="Hipervnculo"/>
          </w:rPr>
          <w:instrText xml:space="preserve"> </w:instrText>
        </w:r>
        <w:r>
          <w:instrText>HYPERLINK \l "_Toc476053684"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1</w:t>
        </w:r>
        <w:r>
          <w:rPr>
            <w:rFonts w:asciiTheme="minorHAnsi" w:eastAsiaTheme="minorEastAsia" w:hAnsiTheme="minorHAnsi"/>
            <w:b w:val="0"/>
            <w:sz w:val="22"/>
            <w:lang w:val="en-GB" w:eastAsia="en-GB"/>
          </w:rPr>
          <w:tab/>
        </w:r>
        <w:r w:rsidRPr="00940180">
          <w:rPr>
            <w:rStyle w:val="Hipervnculo"/>
          </w:rPr>
          <w:t>Introducción y objetivos</w:t>
        </w:r>
        <w:r>
          <w:rPr>
            <w:webHidden/>
          </w:rPr>
          <w:tab/>
        </w:r>
        <w:r>
          <w:rPr>
            <w:webHidden/>
          </w:rPr>
          <w:fldChar w:fldCharType="begin"/>
        </w:r>
        <w:r>
          <w:rPr>
            <w:webHidden/>
          </w:rPr>
          <w:instrText xml:space="preserve"> PAGEREF _Toc476053684 \h </w:instrText>
        </w:r>
        <w:r>
          <w:rPr>
            <w:webHidden/>
          </w:rPr>
        </w:r>
      </w:ins>
      <w:r>
        <w:rPr>
          <w:webHidden/>
        </w:rPr>
        <w:fldChar w:fldCharType="separate"/>
      </w:r>
      <w:ins w:id="23" w:author="rocio romero panero" w:date="2017-02-28T14:05:00Z">
        <w:r w:rsidR="008F33A2">
          <w:rPr>
            <w:webHidden/>
          </w:rPr>
          <w:t>1</w:t>
        </w:r>
      </w:ins>
      <w:ins w:id="24" w:author="rocio romero panero" w:date="2017-02-28T13:59:00Z">
        <w:r>
          <w:rPr>
            <w:webHidden/>
          </w:rPr>
          <w:fldChar w:fldCharType="end"/>
        </w:r>
        <w:r w:rsidRPr="00940180">
          <w:rPr>
            <w:rStyle w:val="Hipervnculo"/>
          </w:rPr>
          <w:fldChar w:fldCharType="end"/>
        </w:r>
      </w:ins>
    </w:p>
    <w:p w14:paraId="6C7F77FB" w14:textId="77777777" w:rsidR="00B011E5" w:rsidRDefault="00B011E5">
      <w:pPr>
        <w:pStyle w:val="TDC2"/>
        <w:rPr>
          <w:ins w:id="25" w:author="rocio romero panero" w:date="2017-02-28T13:59:00Z"/>
          <w:rFonts w:asciiTheme="minorHAnsi" w:eastAsiaTheme="minorEastAsia" w:hAnsiTheme="minorHAnsi"/>
          <w:noProof/>
          <w:sz w:val="22"/>
          <w:lang w:val="en-GB" w:eastAsia="en-GB"/>
        </w:rPr>
      </w:pPr>
      <w:ins w:id="26"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"_Toc476053685"</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1.1</w:t>
        </w:r>
        <w:r>
          <w:rPr>
            <w:rFonts w:asciiTheme="minorHAnsi" w:eastAsiaTheme="minorEastAsia" w:hAnsiTheme="minorHAnsi"/>
            <w:noProof/>
            <w:sz w:val="22"/>
            <w:lang w:val="en-GB" w:eastAsia="en-GB"/>
          </w:rPr>
          <w:tab/>
        </w:r>
        <w:r w:rsidRPr="00940180">
          <w:rPr>
            <w:rStyle w:val="Hipervnculo"/>
            <w:noProof/>
          </w:rPr>
          <w:t>Marco y motivación del proyecto</w:t>
        </w:r>
        <w:r>
          <w:rPr>
            <w:noProof/>
            <w:webHidden/>
          </w:rPr>
          <w:tab/>
        </w:r>
        <w:r>
          <w:rPr>
            <w:noProof/>
            <w:webHidden/>
          </w:rPr>
          <w:fldChar w:fldCharType="begin"/>
        </w:r>
        <w:r>
          <w:rPr>
            <w:noProof/>
            <w:webHidden/>
          </w:rPr>
          <w:instrText xml:space="preserve"> PAGEREF _Toc476053685 \h </w:instrText>
        </w:r>
        <w:r>
          <w:rPr>
            <w:noProof/>
            <w:webHidden/>
          </w:rPr>
        </w:r>
      </w:ins>
      <w:r>
        <w:rPr>
          <w:noProof/>
          <w:webHidden/>
        </w:rPr>
        <w:fldChar w:fldCharType="separate"/>
      </w:r>
      <w:ins w:id="27" w:author="rocio romero panero" w:date="2017-02-28T14:05:00Z">
        <w:r w:rsidR="008F33A2">
          <w:rPr>
            <w:noProof/>
            <w:webHidden/>
          </w:rPr>
          <w:t>1</w:t>
        </w:r>
      </w:ins>
      <w:ins w:id="28" w:author="rocio romero panero" w:date="2017-02-28T13:59:00Z">
        <w:r>
          <w:rPr>
            <w:noProof/>
            <w:webHidden/>
          </w:rPr>
          <w:fldChar w:fldCharType="end"/>
        </w:r>
        <w:r w:rsidRPr="00940180">
          <w:rPr>
            <w:rStyle w:val="Hipervnculo"/>
            <w:noProof/>
          </w:rPr>
          <w:fldChar w:fldCharType="end"/>
        </w:r>
      </w:ins>
    </w:p>
    <w:p w14:paraId="712AC880" w14:textId="77777777" w:rsidR="00B011E5" w:rsidRDefault="00B011E5">
      <w:pPr>
        <w:pStyle w:val="TDC2"/>
        <w:rPr>
          <w:ins w:id="29" w:author="rocio romero panero" w:date="2017-02-28T13:59:00Z"/>
          <w:rFonts w:asciiTheme="minorHAnsi" w:eastAsiaTheme="minorEastAsia" w:hAnsiTheme="minorHAnsi"/>
          <w:noProof/>
          <w:sz w:val="22"/>
          <w:lang w:val="en-GB" w:eastAsia="en-GB"/>
        </w:rPr>
      </w:pPr>
      <w:ins w:id="30"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"_Toc476053686"</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1.2</w:t>
        </w:r>
        <w:r>
          <w:rPr>
            <w:rFonts w:asciiTheme="minorHAnsi" w:eastAsiaTheme="minorEastAsia" w:hAnsiTheme="minorHAnsi"/>
            <w:noProof/>
            <w:sz w:val="22"/>
            <w:lang w:val="en-GB" w:eastAsia="en-GB"/>
          </w:rPr>
          <w:tab/>
        </w:r>
        <w:r w:rsidRPr="00940180">
          <w:rPr>
            <w:rStyle w:val="Hipervnculo"/>
            <w:noProof/>
          </w:rPr>
          <w:t>Objetivos del proyecto</w:t>
        </w:r>
        <w:r>
          <w:rPr>
            <w:noProof/>
            <w:webHidden/>
          </w:rPr>
          <w:tab/>
        </w:r>
        <w:r>
          <w:rPr>
            <w:noProof/>
            <w:webHidden/>
          </w:rPr>
          <w:fldChar w:fldCharType="begin"/>
        </w:r>
        <w:r>
          <w:rPr>
            <w:noProof/>
            <w:webHidden/>
          </w:rPr>
          <w:instrText xml:space="preserve"> PAGEREF _Toc476053686 \h </w:instrText>
        </w:r>
        <w:r>
          <w:rPr>
            <w:noProof/>
            <w:webHidden/>
          </w:rPr>
        </w:r>
      </w:ins>
      <w:r>
        <w:rPr>
          <w:noProof/>
          <w:webHidden/>
        </w:rPr>
        <w:fldChar w:fldCharType="separate"/>
      </w:r>
      <w:ins w:id="31" w:author="rocio romero panero" w:date="2017-02-28T14:05:00Z">
        <w:r w:rsidR="008F33A2">
          <w:rPr>
            <w:noProof/>
            <w:webHidden/>
          </w:rPr>
          <w:t>2</w:t>
        </w:r>
      </w:ins>
      <w:ins w:id="32" w:author="rocio romero panero" w:date="2017-02-28T13:59:00Z">
        <w:r>
          <w:rPr>
            <w:noProof/>
            <w:webHidden/>
          </w:rPr>
          <w:fldChar w:fldCharType="end"/>
        </w:r>
        <w:r w:rsidRPr="00940180">
          <w:rPr>
            <w:rStyle w:val="Hipervnculo"/>
            <w:noProof/>
          </w:rPr>
          <w:fldChar w:fldCharType="end"/>
        </w:r>
      </w:ins>
    </w:p>
    <w:p w14:paraId="115ABB22" w14:textId="77777777" w:rsidR="00B011E5" w:rsidRDefault="00B011E5">
      <w:pPr>
        <w:pStyle w:val="TDC2"/>
        <w:rPr>
          <w:ins w:id="33" w:author="rocio romero panero" w:date="2017-02-28T13:59:00Z"/>
          <w:rFonts w:asciiTheme="minorHAnsi" w:eastAsiaTheme="minorEastAsia" w:hAnsiTheme="minorHAnsi"/>
          <w:noProof/>
          <w:sz w:val="22"/>
          <w:lang w:val="en-GB" w:eastAsia="en-GB"/>
        </w:rPr>
      </w:pPr>
      <w:ins w:id="34"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"_Toc476053687"</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1.3</w:t>
        </w:r>
        <w:r>
          <w:rPr>
            <w:rFonts w:asciiTheme="minorHAnsi" w:eastAsiaTheme="minorEastAsia" w:hAnsiTheme="minorHAnsi"/>
            <w:noProof/>
            <w:sz w:val="22"/>
            <w:lang w:val="en-GB" w:eastAsia="en-GB"/>
          </w:rPr>
          <w:tab/>
        </w:r>
        <w:r w:rsidRPr="00940180">
          <w:rPr>
            <w:rStyle w:val="Hipervnculo"/>
            <w:noProof/>
          </w:rPr>
          <w:t>Organización del resto de la memoria</w:t>
        </w:r>
        <w:r>
          <w:rPr>
            <w:noProof/>
            <w:webHidden/>
          </w:rPr>
          <w:tab/>
        </w:r>
        <w:r>
          <w:rPr>
            <w:noProof/>
            <w:webHidden/>
          </w:rPr>
          <w:fldChar w:fldCharType="begin"/>
        </w:r>
        <w:r>
          <w:rPr>
            <w:noProof/>
            <w:webHidden/>
          </w:rPr>
          <w:instrText xml:space="preserve"> PAGEREF _Toc476053687 \h </w:instrText>
        </w:r>
        <w:r>
          <w:rPr>
            <w:noProof/>
            <w:webHidden/>
          </w:rPr>
        </w:r>
      </w:ins>
      <w:r>
        <w:rPr>
          <w:noProof/>
          <w:webHidden/>
        </w:rPr>
        <w:fldChar w:fldCharType="separate"/>
      </w:r>
      <w:ins w:id="35" w:author="rocio romero panero" w:date="2017-02-28T14:05:00Z">
        <w:r w:rsidR="008F33A2">
          <w:rPr>
            <w:noProof/>
            <w:webHidden/>
          </w:rPr>
          <w:t>2</w:t>
        </w:r>
      </w:ins>
      <w:ins w:id="36" w:author="rocio romero panero" w:date="2017-02-28T13:59:00Z">
        <w:r>
          <w:rPr>
            <w:noProof/>
            <w:webHidden/>
          </w:rPr>
          <w:fldChar w:fldCharType="end"/>
        </w:r>
        <w:r w:rsidRPr="00940180">
          <w:rPr>
            <w:rStyle w:val="Hipervnculo"/>
            <w:noProof/>
          </w:rPr>
          <w:fldChar w:fldCharType="end"/>
        </w:r>
      </w:ins>
    </w:p>
    <w:p w14:paraId="60C9B8BA" w14:textId="77777777" w:rsidR="00B011E5" w:rsidRDefault="00B011E5">
      <w:pPr>
        <w:pStyle w:val="TDC1"/>
        <w:tabs>
          <w:tab w:val="left" w:pos="709"/>
        </w:tabs>
        <w:rPr>
          <w:ins w:id="37" w:author="rocio romero panero" w:date="2017-02-28T13:59:00Z"/>
          <w:rFonts w:asciiTheme="minorHAnsi" w:eastAsiaTheme="minorEastAsia" w:hAnsiTheme="minorHAnsi"/>
          <w:b w:val="0"/>
          <w:sz w:val="22"/>
          <w:lang w:val="en-GB" w:eastAsia="en-GB"/>
        </w:rPr>
      </w:pPr>
      <w:ins w:id="38" w:author="rocio romero panero" w:date="2017-02-28T13:59:00Z">
        <w:r w:rsidRPr="00940180">
          <w:rPr>
            <w:rStyle w:val="Hipervnculo"/>
          </w:rPr>
          <w:fldChar w:fldCharType="begin"/>
        </w:r>
        <w:r w:rsidRPr="00940180">
          <w:rPr>
            <w:rStyle w:val="Hipervnculo"/>
          </w:rPr>
          <w:instrText xml:space="preserve"> </w:instrText>
        </w:r>
        <w:r>
          <w:instrText>HYPERLINK \l "_Toc476053688"</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w:t>
        </w:r>
        <w:r>
          <w:rPr>
            <w:rFonts w:asciiTheme="minorHAnsi" w:eastAsiaTheme="minorEastAsia" w:hAnsiTheme="minorHAnsi"/>
            <w:b w:val="0"/>
            <w:sz w:val="22"/>
            <w:lang w:val="en-GB" w:eastAsia="en-GB"/>
          </w:rPr>
          <w:tab/>
        </w:r>
        <w:r w:rsidRPr="00940180">
          <w:rPr>
            <w:rStyle w:val="Hipervnculo"/>
          </w:rPr>
          <w:t>Marco tecnológico</w:t>
        </w:r>
        <w:r>
          <w:rPr>
            <w:webHidden/>
          </w:rPr>
          <w:tab/>
        </w:r>
        <w:r>
          <w:rPr>
            <w:webHidden/>
          </w:rPr>
          <w:fldChar w:fldCharType="begin"/>
        </w:r>
        <w:r>
          <w:rPr>
            <w:webHidden/>
          </w:rPr>
          <w:instrText xml:space="preserve"> PAGEREF _Toc476053688 \h </w:instrText>
        </w:r>
        <w:r>
          <w:rPr>
            <w:webHidden/>
          </w:rPr>
        </w:r>
      </w:ins>
      <w:r>
        <w:rPr>
          <w:webHidden/>
        </w:rPr>
        <w:fldChar w:fldCharType="separate"/>
      </w:r>
      <w:ins w:id="39" w:author="rocio romero panero" w:date="2017-02-28T14:05:00Z">
        <w:r w:rsidR="008F33A2">
          <w:rPr>
            <w:webHidden/>
          </w:rPr>
          <w:t>3</w:t>
        </w:r>
      </w:ins>
      <w:ins w:id="40" w:author="rocio romero panero" w:date="2017-02-28T13:59:00Z">
        <w:r>
          <w:rPr>
            <w:webHidden/>
          </w:rPr>
          <w:fldChar w:fldCharType="end"/>
        </w:r>
        <w:r w:rsidRPr="00940180">
          <w:rPr>
            <w:rStyle w:val="Hipervnculo"/>
          </w:rPr>
          <w:fldChar w:fldCharType="end"/>
        </w:r>
      </w:ins>
    </w:p>
    <w:p w14:paraId="35C0AC4F" w14:textId="77777777" w:rsidR="00B011E5" w:rsidRDefault="00B011E5">
      <w:pPr>
        <w:pStyle w:val="TDC2"/>
        <w:rPr>
          <w:ins w:id="41" w:author="rocio romero panero" w:date="2017-02-28T13:59:00Z"/>
          <w:rFonts w:asciiTheme="minorHAnsi" w:eastAsiaTheme="minorEastAsia" w:hAnsiTheme="minorHAnsi"/>
          <w:noProof/>
          <w:sz w:val="22"/>
          <w:lang w:val="en-GB" w:eastAsia="en-GB"/>
        </w:rPr>
      </w:pPr>
      <w:ins w:id="42"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"_Toc476053689"</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2.1</w:t>
        </w:r>
        <w:r>
          <w:rPr>
            <w:rFonts w:asciiTheme="minorHAnsi" w:eastAsiaTheme="minorEastAsia" w:hAnsiTheme="minorHAnsi"/>
            <w:noProof/>
            <w:sz w:val="22"/>
            <w:lang w:val="en-GB" w:eastAsia="en-GB"/>
          </w:rPr>
          <w:tab/>
        </w:r>
        <w:r w:rsidRPr="00940180">
          <w:rPr>
            <w:rStyle w:val="Hipervnculo"/>
            <w:noProof/>
          </w:rPr>
          <w:t>Introducción</w:t>
        </w:r>
        <w:r>
          <w:rPr>
            <w:noProof/>
            <w:webHidden/>
          </w:rPr>
          <w:tab/>
        </w:r>
        <w:r>
          <w:rPr>
            <w:noProof/>
            <w:webHidden/>
          </w:rPr>
          <w:fldChar w:fldCharType="begin"/>
        </w:r>
        <w:r>
          <w:rPr>
            <w:noProof/>
            <w:webHidden/>
          </w:rPr>
          <w:instrText xml:space="preserve"> PAGEREF _Toc476053689 \h </w:instrText>
        </w:r>
        <w:r>
          <w:rPr>
            <w:noProof/>
            <w:webHidden/>
          </w:rPr>
        </w:r>
      </w:ins>
      <w:r>
        <w:rPr>
          <w:noProof/>
          <w:webHidden/>
        </w:rPr>
        <w:fldChar w:fldCharType="separate"/>
      </w:r>
      <w:ins w:id="43" w:author="rocio romero panero" w:date="2017-02-28T14:05:00Z">
        <w:r w:rsidR="008F33A2">
          <w:rPr>
            <w:noProof/>
            <w:webHidden/>
          </w:rPr>
          <w:t>3</w:t>
        </w:r>
      </w:ins>
      <w:ins w:id="44" w:author="rocio romero panero" w:date="2017-02-28T13:59:00Z">
        <w:r>
          <w:rPr>
            <w:noProof/>
            <w:webHidden/>
          </w:rPr>
          <w:fldChar w:fldCharType="end"/>
        </w:r>
        <w:r w:rsidRPr="00940180">
          <w:rPr>
            <w:rStyle w:val="Hipervnculo"/>
            <w:noProof/>
          </w:rPr>
          <w:fldChar w:fldCharType="end"/>
        </w:r>
      </w:ins>
    </w:p>
    <w:p w14:paraId="3B9F2C64" w14:textId="77777777" w:rsidR="00B011E5" w:rsidRDefault="00B011E5">
      <w:pPr>
        <w:pStyle w:val="TDC3"/>
        <w:rPr>
          <w:ins w:id="45" w:author="rocio romero panero" w:date="2017-02-28T13:59:00Z"/>
          <w:rFonts w:asciiTheme="minorHAnsi" w:eastAsiaTheme="minorEastAsia" w:hAnsiTheme="minorHAnsi"/>
          <w:sz w:val="22"/>
          <w:szCs w:val="22"/>
          <w:lang w:val="en-GB" w:eastAsia="en-GB"/>
        </w:rPr>
      </w:pPr>
      <w:ins w:id="46" w:author="rocio romero panero" w:date="2017-02-28T13:59:00Z">
        <w:r w:rsidRPr="00940180">
          <w:rPr>
            <w:rStyle w:val="Hipervnculo"/>
          </w:rPr>
          <w:fldChar w:fldCharType="begin"/>
        </w:r>
        <w:r w:rsidRPr="00940180">
          <w:rPr>
            <w:rStyle w:val="Hipervnculo"/>
          </w:rPr>
          <w:instrText xml:space="preserve"> </w:instrText>
        </w:r>
        <w:r>
          <w:instrText>HYPERLINK \l "_Toc476053690"</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2.1.1</w:t>
        </w:r>
        <w:r>
          <w:rPr>
            <w:rFonts w:asciiTheme="minorHAnsi" w:eastAsiaTheme="minorEastAsia" w:hAnsiTheme="minorHAnsi"/>
            <w:sz w:val="22"/>
            <w:szCs w:val="22"/>
            <w:lang w:val="en-GB" w:eastAsia="en-GB"/>
          </w:rPr>
          <w:tab/>
        </w:r>
        <w:r w:rsidRPr="00940180">
          <w:rPr>
            <w:rStyle w:val="Hipervnculo"/>
          </w:rPr>
          <w:t>MALL</w:t>
        </w:r>
        <w:r>
          <w:rPr>
            <w:webHidden/>
          </w:rPr>
          <w:tab/>
        </w:r>
        <w:r>
          <w:rPr>
            <w:webHidden/>
          </w:rPr>
          <w:fldChar w:fldCharType="begin"/>
        </w:r>
        <w:r>
          <w:rPr>
            <w:webHidden/>
          </w:rPr>
          <w:instrText xml:space="preserve"> PAGEREF _Toc476053690 \h </w:instrText>
        </w:r>
        <w:r>
          <w:rPr>
            <w:webHidden/>
          </w:rPr>
        </w:r>
      </w:ins>
      <w:r>
        <w:rPr>
          <w:webHidden/>
        </w:rPr>
        <w:fldChar w:fldCharType="separate"/>
      </w:r>
      <w:ins w:id="47" w:author="rocio romero panero" w:date="2017-02-28T14:05:00Z">
        <w:r w:rsidR="008F33A2">
          <w:rPr>
            <w:webHidden/>
          </w:rPr>
          <w:t>3</w:t>
        </w:r>
      </w:ins>
      <w:ins w:id="48" w:author="rocio romero panero" w:date="2017-02-28T13:59:00Z">
        <w:r>
          <w:rPr>
            <w:webHidden/>
          </w:rPr>
          <w:fldChar w:fldCharType="end"/>
        </w:r>
        <w:r w:rsidRPr="00940180">
          <w:rPr>
            <w:rStyle w:val="Hipervnculo"/>
          </w:rPr>
          <w:fldChar w:fldCharType="end"/>
        </w:r>
      </w:ins>
    </w:p>
    <w:p w14:paraId="6476BC10" w14:textId="77777777" w:rsidR="00B011E5" w:rsidRDefault="00B011E5">
      <w:pPr>
        <w:pStyle w:val="TDC3"/>
        <w:rPr>
          <w:ins w:id="49" w:author="rocio romero panero" w:date="2017-02-28T13:59:00Z"/>
          <w:rFonts w:asciiTheme="minorHAnsi" w:eastAsiaTheme="minorEastAsia" w:hAnsiTheme="minorHAnsi"/>
          <w:sz w:val="22"/>
          <w:szCs w:val="22"/>
          <w:lang w:val="en-GB" w:eastAsia="en-GB"/>
        </w:rPr>
      </w:pPr>
      <w:ins w:id="50" w:author="rocio romero panero" w:date="2017-02-28T13:59:00Z">
        <w:r w:rsidRPr="00940180">
          <w:rPr>
            <w:rStyle w:val="Hipervnculo"/>
          </w:rPr>
          <w:fldChar w:fldCharType="begin"/>
        </w:r>
        <w:r w:rsidRPr="00940180">
          <w:rPr>
            <w:rStyle w:val="Hipervnculo"/>
          </w:rPr>
          <w:instrText xml:space="preserve"> </w:instrText>
        </w:r>
        <w:r>
          <w:instrText>HYPERLINK \l "_Toc476053691"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2.1.2</w:t>
        </w:r>
        <w:r>
          <w:rPr>
            <w:rFonts w:asciiTheme="minorHAnsi" w:eastAsiaTheme="minorEastAsia" w:hAnsiTheme="minorHAnsi"/>
            <w:sz w:val="22"/>
            <w:szCs w:val="22"/>
            <w:lang w:val="en-GB" w:eastAsia="en-GB"/>
          </w:rPr>
          <w:tab/>
        </w:r>
        <w:r w:rsidRPr="00940180">
          <w:rPr>
            <w:rStyle w:val="Hipervnculo"/>
          </w:rPr>
          <w:t>Aplicaciones existentes</w:t>
        </w:r>
        <w:r>
          <w:rPr>
            <w:webHidden/>
          </w:rPr>
          <w:tab/>
        </w:r>
        <w:r>
          <w:rPr>
            <w:webHidden/>
          </w:rPr>
          <w:fldChar w:fldCharType="begin"/>
        </w:r>
        <w:r>
          <w:rPr>
            <w:webHidden/>
          </w:rPr>
          <w:instrText xml:space="preserve"> PAGEREF _Toc476053691 \h </w:instrText>
        </w:r>
        <w:r>
          <w:rPr>
            <w:webHidden/>
          </w:rPr>
        </w:r>
      </w:ins>
      <w:r>
        <w:rPr>
          <w:webHidden/>
        </w:rPr>
        <w:fldChar w:fldCharType="separate"/>
      </w:r>
      <w:ins w:id="51" w:author="rocio romero panero" w:date="2017-02-28T14:05:00Z">
        <w:r w:rsidR="008F33A2">
          <w:rPr>
            <w:webHidden/>
          </w:rPr>
          <w:t>6</w:t>
        </w:r>
      </w:ins>
      <w:ins w:id="52" w:author="rocio romero panero" w:date="2017-02-28T13:59:00Z">
        <w:r>
          <w:rPr>
            <w:webHidden/>
          </w:rPr>
          <w:fldChar w:fldCharType="end"/>
        </w:r>
        <w:r w:rsidRPr="00940180">
          <w:rPr>
            <w:rStyle w:val="Hipervnculo"/>
          </w:rPr>
          <w:fldChar w:fldCharType="end"/>
        </w:r>
      </w:ins>
    </w:p>
    <w:p w14:paraId="3A199372" w14:textId="77777777" w:rsidR="00B011E5" w:rsidRDefault="00B011E5">
      <w:pPr>
        <w:pStyle w:val="TDC3"/>
        <w:rPr>
          <w:ins w:id="53" w:author="rocio romero panero" w:date="2017-02-28T13:59:00Z"/>
          <w:rFonts w:asciiTheme="minorHAnsi" w:eastAsiaTheme="minorEastAsia" w:hAnsiTheme="minorHAnsi"/>
          <w:sz w:val="22"/>
          <w:szCs w:val="22"/>
          <w:lang w:val="en-GB" w:eastAsia="en-GB"/>
        </w:rPr>
      </w:pPr>
      <w:ins w:id="54" w:author="rocio romero panero" w:date="2017-02-28T13:59:00Z">
        <w:r w:rsidRPr="00940180">
          <w:rPr>
            <w:rStyle w:val="Hipervnculo"/>
          </w:rPr>
          <w:fldChar w:fldCharType="begin"/>
        </w:r>
        <w:r w:rsidRPr="00940180">
          <w:rPr>
            <w:rStyle w:val="Hipervnculo"/>
          </w:rPr>
          <w:instrText xml:space="preserve"> </w:instrText>
        </w:r>
        <w:r>
          <w:instrText>HYPERLINK \l "_Toc476053692"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2.1.3</w:t>
        </w:r>
        <w:r>
          <w:rPr>
            <w:rFonts w:asciiTheme="minorHAnsi" w:eastAsiaTheme="minorEastAsia" w:hAnsiTheme="minorHAnsi"/>
            <w:sz w:val="22"/>
            <w:szCs w:val="22"/>
            <w:lang w:val="en-GB" w:eastAsia="en-GB"/>
          </w:rPr>
          <w:tab/>
        </w:r>
        <w:r w:rsidRPr="00940180">
          <w:rPr>
            <w:rStyle w:val="Hipervnculo"/>
          </w:rPr>
          <w:t>Tecnologías empleadas</w:t>
        </w:r>
        <w:r>
          <w:rPr>
            <w:webHidden/>
          </w:rPr>
          <w:tab/>
        </w:r>
        <w:r>
          <w:rPr>
            <w:webHidden/>
          </w:rPr>
          <w:fldChar w:fldCharType="begin"/>
        </w:r>
        <w:r>
          <w:rPr>
            <w:webHidden/>
          </w:rPr>
          <w:instrText xml:space="preserve"> PAGEREF _Toc476053692 \h </w:instrText>
        </w:r>
        <w:r>
          <w:rPr>
            <w:webHidden/>
          </w:rPr>
        </w:r>
      </w:ins>
      <w:r>
        <w:rPr>
          <w:webHidden/>
        </w:rPr>
        <w:fldChar w:fldCharType="separate"/>
      </w:r>
      <w:ins w:id="55" w:author="rocio romero panero" w:date="2017-02-28T14:05:00Z">
        <w:r w:rsidR="008F33A2">
          <w:rPr>
            <w:webHidden/>
          </w:rPr>
          <w:t>9</w:t>
        </w:r>
      </w:ins>
      <w:ins w:id="56" w:author="rocio romero panero" w:date="2017-02-28T13:59:00Z">
        <w:r>
          <w:rPr>
            <w:webHidden/>
          </w:rPr>
          <w:fldChar w:fldCharType="end"/>
        </w:r>
        <w:r w:rsidRPr="00940180">
          <w:rPr>
            <w:rStyle w:val="Hipervnculo"/>
          </w:rPr>
          <w:fldChar w:fldCharType="end"/>
        </w:r>
      </w:ins>
    </w:p>
    <w:p w14:paraId="023A49E5" w14:textId="77777777" w:rsidR="00B011E5" w:rsidRDefault="00B011E5">
      <w:pPr>
        <w:pStyle w:val="TDC2"/>
        <w:rPr>
          <w:ins w:id="57" w:author="rocio romero panero" w:date="2017-02-28T13:59:00Z"/>
          <w:rFonts w:asciiTheme="minorHAnsi" w:eastAsiaTheme="minorEastAsia" w:hAnsiTheme="minorHAnsi"/>
          <w:noProof/>
          <w:sz w:val="22"/>
          <w:lang w:val="en-GB" w:eastAsia="en-GB"/>
        </w:rPr>
      </w:pPr>
      <w:ins w:id="58"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"_Toc476053693"</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2.2</w:t>
        </w:r>
        <w:r>
          <w:rPr>
            <w:rFonts w:asciiTheme="minorHAnsi" w:eastAsiaTheme="minorEastAsia" w:hAnsiTheme="minorHAnsi"/>
            <w:noProof/>
            <w:sz w:val="22"/>
            <w:lang w:val="en-GB" w:eastAsia="en-GB"/>
          </w:rPr>
          <w:tab/>
        </w:r>
        <w:r w:rsidRPr="00940180">
          <w:rPr>
            <w:rStyle w:val="Hipervnculo"/>
            <w:noProof/>
          </w:rPr>
          <w:t>Node.js</w:t>
        </w:r>
        <w:r>
          <w:rPr>
            <w:noProof/>
            <w:webHidden/>
          </w:rPr>
          <w:tab/>
        </w:r>
        <w:r>
          <w:rPr>
            <w:noProof/>
            <w:webHidden/>
          </w:rPr>
          <w:fldChar w:fldCharType="begin"/>
        </w:r>
        <w:r>
          <w:rPr>
            <w:noProof/>
            <w:webHidden/>
          </w:rPr>
          <w:instrText xml:space="preserve"> PAGEREF _Toc476053693 \h </w:instrText>
        </w:r>
        <w:r>
          <w:rPr>
            <w:noProof/>
            <w:webHidden/>
          </w:rPr>
        </w:r>
      </w:ins>
      <w:r>
        <w:rPr>
          <w:noProof/>
          <w:webHidden/>
        </w:rPr>
        <w:fldChar w:fldCharType="separate"/>
      </w:r>
      <w:ins w:id="59" w:author="rocio romero panero" w:date="2017-02-28T14:05:00Z">
        <w:r w:rsidR="008F33A2">
          <w:rPr>
            <w:noProof/>
            <w:webHidden/>
          </w:rPr>
          <w:t>9</w:t>
        </w:r>
      </w:ins>
      <w:ins w:id="60" w:author="rocio romero panero" w:date="2017-02-28T13:59:00Z">
        <w:r>
          <w:rPr>
            <w:noProof/>
            <w:webHidden/>
          </w:rPr>
          <w:fldChar w:fldCharType="end"/>
        </w:r>
        <w:r w:rsidRPr="00940180">
          <w:rPr>
            <w:rStyle w:val="Hipervnculo"/>
            <w:noProof/>
          </w:rPr>
          <w:fldChar w:fldCharType="end"/>
        </w:r>
      </w:ins>
    </w:p>
    <w:p w14:paraId="113182A1" w14:textId="77777777" w:rsidR="00B011E5" w:rsidRDefault="00B011E5">
      <w:pPr>
        <w:pStyle w:val="TDC3"/>
        <w:rPr>
          <w:ins w:id="61" w:author="rocio romero panero" w:date="2017-02-28T13:59:00Z"/>
          <w:rFonts w:asciiTheme="minorHAnsi" w:eastAsiaTheme="minorEastAsia" w:hAnsiTheme="minorHAnsi"/>
          <w:sz w:val="22"/>
          <w:szCs w:val="22"/>
          <w:lang w:val="en-GB" w:eastAsia="en-GB"/>
        </w:rPr>
      </w:pPr>
      <w:ins w:id="62" w:author="rocio romero panero" w:date="2017-02-28T13:59:00Z">
        <w:r w:rsidRPr="00940180">
          <w:rPr>
            <w:rStyle w:val="Hipervnculo"/>
          </w:rPr>
          <w:fldChar w:fldCharType="begin"/>
        </w:r>
        <w:r w:rsidRPr="00940180">
          <w:rPr>
            <w:rStyle w:val="Hipervnculo"/>
          </w:rPr>
          <w:instrText xml:space="preserve"> </w:instrText>
        </w:r>
        <w:r>
          <w:instrText>HYPERLINK \l "_Toc476053694"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2.2.1</w:t>
        </w:r>
        <w:r>
          <w:rPr>
            <w:rFonts w:asciiTheme="minorHAnsi" w:eastAsiaTheme="minorEastAsia" w:hAnsiTheme="minorHAnsi"/>
            <w:sz w:val="22"/>
            <w:szCs w:val="22"/>
            <w:lang w:val="en-GB" w:eastAsia="en-GB"/>
          </w:rPr>
          <w:tab/>
        </w:r>
        <w:r w:rsidRPr="00940180">
          <w:rPr>
            <w:rStyle w:val="Hipervnculo"/>
          </w:rPr>
          <w:t>Concurrencia</w:t>
        </w:r>
        <w:r>
          <w:rPr>
            <w:webHidden/>
          </w:rPr>
          <w:tab/>
        </w:r>
        <w:r>
          <w:rPr>
            <w:webHidden/>
          </w:rPr>
          <w:fldChar w:fldCharType="begin"/>
        </w:r>
        <w:r>
          <w:rPr>
            <w:webHidden/>
          </w:rPr>
          <w:instrText xml:space="preserve"> PAGEREF _Toc476053694 \h </w:instrText>
        </w:r>
        <w:r>
          <w:rPr>
            <w:webHidden/>
          </w:rPr>
        </w:r>
      </w:ins>
      <w:r>
        <w:rPr>
          <w:webHidden/>
        </w:rPr>
        <w:fldChar w:fldCharType="separate"/>
      </w:r>
      <w:ins w:id="63" w:author="rocio romero panero" w:date="2017-02-28T14:05:00Z">
        <w:r w:rsidR="008F33A2">
          <w:rPr>
            <w:webHidden/>
          </w:rPr>
          <w:t>9</w:t>
        </w:r>
      </w:ins>
      <w:ins w:id="64" w:author="rocio romero panero" w:date="2017-02-28T13:59:00Z">
        <w:r>
          <w:rPr>
            <w:webHidden/>
          </w:rPr>
          <w:fldChar w:fldCharType="end"/>
        </w:r>
        <w:r w:rsidRPr="00940180">
          <w:rPr>
            <w:rStyle w:val="Hipervnculo"/>
          </w:rPr>
          <w:fldChar w:fldCharType="end"/>
        </w:r>
      </w:ins>
    </w:p>
    <w:p w14:paraId="336D02F4" w14:textId="77777777" w:rsidR="00B011E5" w:rsidRDefault="00B011E5">
      <w:pPr>
        <w:pStyle w:val="TDC3"/>
        <w:rPr>
          <w:ins w:id="65" w:author="rocio romero panero" w:date="2017-02-28T13:59:00Z"/>
          <w:rFonts w:asciiTheme="minorHAnsi" w:eastAsiaTheme="minorEastAsia" w:hAnsiTheme="minorHAnsi"/>
          <w:sz w:val="22"/>
          <w:szCs w:val="22"/>
          <w:lang w:val="en-GB" w:eastAsia="en-GB"/>
        </w:rPr>
      </w:pPr>
      <w:ins w:id="66" w:author="rocio romero panero" w:date="2017-02-28T13:59:00Z">
        <w:r w:rsidRPr="00940180">
          <w:rPr>
            <w:rStyle w:val="Hipervnculo"/>
          </w:rPr>
          <w:fldChar w:fldCharType="begin"/>
        </w:r>
        <w:r w:rsidRPr="00940180">
          <w:rPr>
            <w:rStyle w:val="Hipervnculo"/>
          </w:rPr>
          <w:instrText xml:space="preserve"> </w:instrText>
        </w:r>
        <w:r>
          <w:instrText>HYPERLINK \l "_Toc476053695"</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2.2.2</w:t>
        </w:r>
        <w:r>
          <w:rPr>
            <w:rFonts w:asciiTheme="minorHAnsi" w:eastAsiaTheme="minorEastAsia" w:hAnsiTheme="minorHAnsi"/>
            <w:sz w:val="22"/>
            <w:szCs w:val="22"/>
            <w:lang w:val="en-GB" w:eastAsia="en-GB"/>
          </w:rPr>
          <w:tab/>
        </w:r>
        <w:r w:rsidRPr="00940180">
          <w:rPr>
            <w:rStyle w:val="Hipervnculo"/>
          </w:rPr>
          <w:t>V8</w:t>
        </w:r>
        <w:r>
          <w:rPr>
            <w:webHidden/>
          </w:rPr>
          <w:tab/>
        </w:r>
        <w:r>
          <w:rPr>
            <w:webHidden/>
          </w:rPr>
          <w:fldChar w:fldCharType="begin"/>
        </w:r>
        <w:r>
          <w:rPr>
            <w:webHidden/>
          </w:rPr>
          <w:instrText xml:space="preserve"> PAGEREF _Toc476053695 \h </w:instrText>
        </w:r>
        <w:r>
          <w:rPr>
            <w:webHidden/>
          </w:rPr>
        </w:r>
      </w:ins>
      <w:r>
        <w:rPr>
          <w:webHidden/>
        </w:rPr>
        <w:fldChar w:fldCharType="separate"/>
      </w:r>
      <w:ins w:id="67" w:author="rocio romero panero" w:date="2017-02-28T14:05:00Z">
        <w:r w:rsidR="008F33A2">
          <w:rPr>
            <w:webHidden/>
          </w:rPr>
          <w:t>10</w:t>
        </w:r>
      </w:ins>
      <w:ins w:id="68" w:author="rocio romero panero" w:date="2017-02-28T13:59:00Z">
        <w:r>
          <w:rPr>
            <w:webHidden/>
          </w:rPr>
          <w:fldChar w:fldCharType="end"/>
        </w:r>
        <w:r w:rsidRPr="00940180">
          <w:rPr>
            <w:rStyle w:val="Hipervnculo"/>
          </w:rPr>
          <w:fldChar w:fldCharType="end"/>
        </w:r>
      </w:ins>
    </w:p>
    <w:p w14:paraId="7817186A" w14:textId="77777777" w:rsidR="00B011E5" w:rsidRDefault="00B011E5">
      <w:pPr>
        <w:pStyle w:val="TDC3"/>
        <w:rPr>
          <w:ins w:id="69" w:author="rocio romero panero" w:date="2017-02-28T13:59:00Z"/>
          <w:rFonts w:asciiTheme="minorHAnsi" w:eastAsiaTheme="minorEastAsia" w:hAnsiTheme="minorHAnsi"/>
          <w:sz w:val="22"/>
          <w:szCs w:val="22"/>
          <w:lang w:val="en-GB" w:eastAsia="en-GB"/>
        </w:rPr>
      </w:pPr>
      <w:ins w:id="70" w:author="rocio romero panero" w:date="2017-02-28T13:59:00Z">
        <w:r w:rsidRPr="00940180">
          <w:rPr>
            <w:rStyle w:val="Hipervnculo"/>
          </w:rPr>
          <w:fldChar w:fldCharType="begin"/>
        </w:r>
        <w:r w:rsidRPr="00940180">
          <w:rPr>
            <w:rStyle w:val="Hipervnculo"/>
          </w:rPr>
          <w:instrText xml:space="preserve"> </w:instrText>
        </w:r>
        <w:r>
          <w:instrText>HYPERLINK \l "_Toc476053696"</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2.2.3</w:t>
        </w:r>
        <w:r>
          <w:rPr>
            <w:rFonts w:asciiTheme="minorHAnsi" w:eastAsiaTheme="minorEastAsia" w:hAnsiTheme="minorHAnsi"/>
            <w:sz w:val="22"/>
            <w:szCs w:val="22"/>
            <w:lang w:val="en-GB" w:eastAsia="en-GB"/>
          </w:rPr>
          <w:tab/>
        </w:r>
        <w:r w:rsidRPr="00940180">
          <w:rPr>
            <w:rStyle w:val="Hipervnculo"/>
          </w:rPr>
          <w:t>Módulos</w:t>
        </w:r>
        <w:r>
          <w:rPr>
            <w:webHidden/>
          </w:rPr>
          <w:tab/>
        </w:r>
        <w:r>
          <w:rPr>
            <w:webHidden/>
          </w:rPr>
          <w:fldChar w:fldCharType="begin"/>
        </w:r>
        <w:r>
          <w:rPr>
            <w:webHidden/>
          </w:rPr>
          <w:instrText xml:space="preserve"> PAGEREF _Toc476053696 \h </w:instrText>
        </w:r>
        <w:r>
          <w:rPr>
            <w:webHidden/>
          </w:rPr>
        </w:r>
      </w:ins>
      <w:r>
        <w:rPr>
          <w:webHidden/>
        </w:rPr>
        <w:fldChar w:fldCharType="separate"/>
      </w:r>
      <w:ins w:id="71" w:author="rocio romero panero" w:date="2017-02-28T14:05:00Z">
        <w:r w:rsidR="008F33A2">
          <w:rPr>
            <w:webHidden/>
          </w:rPr>
          <w:t>10</w:t>
        </w:r>
      </w:ins>
      <w:ins w:id="72" w:author="rocio romero panero" w:date="2017-02-28T13:59:00Z">
        <w:r>
          <w:rPr>
            <w:webHidden/>
          </w:rPr>
          <w:fldChar w:fldCharType="end"/>
        </w:r>
        <w:r w:rsidRPr="00940180">
          <w:rPr>
            <w:rStyle w:val="Hipervnculo"/>
          </w:rPr>
          <w:fldChar w:fldCharType="end"/>
        </w:r>
      </w:ins>
    </w:p>
    <w:p w14:paraId="2910892E" w14:textId="77777777" w:rsidR="00B011E5" w:rsidRDefault="00B011E5">
      <w:pPr>
        <w:pStyle w:val="TDC3"/>
        <w:rPr>
          <w:ins w:id="73" w:author="rocio romero panero" w:date="2017-02-28T13:59:00Z"/>
          <w:rFonts w:asciiTheme="minorHAnsi" w:eastAsiaTheme="minorEastAsia" w:hAnsiTheme="minorHAnsi"/>
          <w:sz w:val="22"/>
          <w:szCs w:val="22"/>
          <w:lang w:val="en-GB" w:eastAsia="en-GB"/>
        </w:rPr>
      </w:pPr>
      <w:ins w:id="74" w:author="rocio romero panero" w:date="2017-02-28T13:59:00Z">
        <w:r w:rsidRPr="00940180">
          <w:rPr>
            <w:rStyle w:val="Hipervnculo"/>
          </w:rPr>
          <w:fldChar w:fldCharType="begin"/>
        </w:r>
        <w:r w:rsidRPr="00940180">
          <w:rPr>
            <w:rStyle w:val="Hipervnculo"/>
          </w:rPr>
          <w:instrText xml:space="preserve"> </w:instrText>
        </w:r>
        <w:r>
          <w:instrText>HYPERLINK \l "_Toc476053697"</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2.2.4</w:t>
        </w:r>
        <w:r>
          <w:rPr>
            <w:rFonts w:asciiTheme="minorHAnsi" w:eastAsiaTheme="minorEastAsia" w:hAnsiTheme="minorHAnsi"/>
            <w:sz w:val="22"/>
            <w:szCs w:val="22"/>
            <w:lang w:val="en-GB" w:eastAsia="en-GB"/>
          </w:rPr>
          <w:tab/>
        </w:r>
        <w:r w:rsidRPr="00940180">
          <w:rPr>
            <w:rStyle w:val="Hipervnculo"/>
          </w:rPr>
          <w:t>Npm</w:t>
        </w:r>
        <w:r>
          <w:rPr>
            <w:webHidden/>
          </w:rPr>
          <w:tab/>
        </w:r>
        <w:r>
          <w:rPr>
            <w:webHidden/>
          </w:rPr>
          <w:fldChar w:fldCharType="begin"/>
        </w:r>
        <w:r>
          <w:rPr>
            <w:webHidden/>
          </w:rPr>
          <w:instrText xml:space="preserve"> PAGEREF _Toc476053697 \h </w:instrText>
        </w:r>
        <w:r>
          <w:rPr>
            <w:webHidden/>
          </w:rPr>
        </w:r>
      </w:ins>
      <w:r>
        <w:rPr>
          <w:webHidden/>
        </w:rPr>
        <w:fldChar w:fldCharType="separate"/>
      </w:r>
      <w:ins w:id="75" w:author="rocio romero panero" w:date="2017-02-28T14:05:00Z">
        <w:r w:rsidR="008F33A2">
          <w:rPr>
            <w:webHidden/>
          </w:rPr>
          <w:t>10</w:t>
        </w:r>
      </w:ins>
      <w:ins w:id="76" w:author="rocio romero panero" w:date="2017-02-28T13:59:00Z">
        <w:r>
          <w:rPr>
            <w:webHidden/>
          </w:rPr>
          <w:fldChar w:fldCharType="end"/>
        </w:r>
        <w:r w:rsidRPr="00940180">
          <w:rPr>
            <w:rStyle w:val="Hipervnculo"/>
          </w:rPr>
          <w:fldChar w:fldCharType="end"/>
        </w:r>
      </w:ins>
    </w:p>
    <w:p w14:paraId="7A6B681F" w14:textId="77777777" w:rsidR="00B011E5" w:rsidRDefault="00B011E5">
      <w:pPr>
        <w:pStyle w:val="TDC2"/>
        <w:rPr>
          <w:ins w:id="77" w:author="rocio romero panero" w:date="2017-02-28T13:59:00Z"/>
          <w:rFonts w:asciiTheme="minorHAnsi" w:eastAsiaTheme="minorEastAsia" w:hAnsiTheme="minorHAnsi"/>
          <w:noProof/>
          <w:sz w:val="22"/>
          <w:lang w:val="en-GB" w:eastAsia="en-GB"/>
        </w:rPr>
      </w:pPr>
      <w:ins w:id="78"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"_Toc476053698"</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2.3</w:t>
        </w:r>
        <w:r>
          <w:rPr>
            <w:rFonts w:asciiTheme="minorHAnsi" w:eastAsiaTheme="minorEastAsia" w:hAnsiTheme="minorHAnsi"/>
            <w:noProof/>
            <w:sz w:val="22"/>
            <w:lang w:val="en-GB" w:eastAsia="en-GB"/>
          </w:rPr>
          <w:tab/>
        </w:r>
        <w:r w:rsidRPr="00940180">
          <w:rPr>
            <w:rStyle w:val="Hipervnculo"/>
            <w:noProof/>
          </w:rPr>
          <w:t>Express.js</w:t>
        </w:r>
        <w:r>
          <w:rPr>
            <w:noProof/>
            <w:webHidden/>
          </w:rPr>
          <w:tab/>
        </w:r>
        <w:r>
          <w:rPr>
            <w:noProof/>
            <w:webHidden/>
          </w:rPr>
          <w:fldChar w:fldCharType="begin"/>
        </w:r>
        <w:r>
          <w:rPr>
            <w:noProof/>
            <w:webHidden/>
          </w:rPr>
          <w:instrText xml:space="preserve"> PAGEREF _Toc476053698 \h </w:instrText>
        </w:r>
        <w:r>
          <w:rPr>
            <w:noProof/>
            <w:webHidden/>
          </w:rPr>
        </w:r>
      </w:ins>
      <w:r>
        <w:rPr>
          <w:noProof/>
          <w:webHidden/>
        </w:rPr>
        <w:fldChar w:fldCharType="separate"/>
      </w:r>
      <w:ins w:id="79" w:author="rocio romero panero" w:date="2017-02-28T14:05:00Z">
        <w:r w:rsidR="008F33A2">
          <w:rPr>
            <w:noProof/>
            <w:webHidden/>
          </w:rPr>
          <w:t>10</w:t>
        </w:r>
      </w:ins>
      <w:ins w:id="80" w:author="rocio romero panero" w:date="2017-02-28T13:59:00Z">
        <w:r>
          <w:rPr>
            <w:noProof/>
            <w:webHidden/>
          </w:rPr>
          <w:fldChar w:fldCharType="end"/>
        </w:r>
        <w:r w:rsidRPr="00940180">
          <w:rPr>
            <w:rStyle w:val="Hipervnculo"/>
            <w:noProof/>
          </w:rPr>
          <w:fldChar w:fldCharType="end"/>
        </w:r>
      </w:ins>
    </w:p>
    <w:p w14:paraId="0586793B" w14:textId="77777777" w:rsidR="00B011E5" w:rsidRDefault="00B011E5">
      <w:pPr>
        <w:pStyle w:val="TDC2"/>
        <w:rPr>
          <w:ins w:id="81" w:author="rocio romero panero" w:date="2017-02-28T13:59:00Z"/>
          <w:rFonts w:asciiTheme="minorHAnsi" w:eastAsiaTheme="minorEastAsia" w:hAnsiTheme="minorHAnsi"/>
          <w:noProof/>
          <w:sz w:val="22"/>
          <w:lang w:val="en-GB" w:eastAsia="en-GB"/>
        </w:rPr>
      </w:pPr>
      <w:ins w:id="82"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"_Toc476053699"</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2.4</w:t>
        </w:r>
        <w:r>
          <w:rPr>
            <w:rFonts w:asciiTheme="minorHAnsi" w:eastAsiaTheme="minorEastAsia" w:hAnsiTheme="minorHAnsi"/>
            <w:noProof/>
            <w:sz w:val="22"/>
            <w:lang w:val="en-GB" w:eastAsia="en-GB"/>
          </w:rPr>
          <w:tab/>
        </w:r>
        <w:r w:rsidRPr="00940180">
          <w:rPr>
            <w:rStyle w:val="Hipervnculo"/>
            <w:noProof/>
          </w:rPr>
          <w:t>MongoDB</w:t>
        </w:r>
        <w:r>
          <w:rPr>
            <w:noProof/>
            <w:webHidden/>
          </w:rPr>
          <w:tab/>
        </w:r>
        <w:r>
          <w:rPr>
            <w:noProof/>
            <w:webHidden/>
          </w:rPr>
          <w:fldChar w:fldCharType="begin"/>
        </w:r>
        <w:r>
          <w:rPr>
            <w:noProof/>
            <w:webHidden/>
          </w:rPr>
          <w:instrText xml:space="preserve"> PAGEREF _Toc476053699 \h </w:instrText>
        </w:r>
        <w:r>
          <w:rPr>
            <w:noProof/>
            <w:webHidden/>
          </w:rPr>
        </w:r>
      </w:ins>
      <w:r>
        <w:rPr>
          <w:noProof/>
          <w:webHidden/>
        </w:rPr>
        <w:fldChar w:fldCharType="separate"/>
      </w:r>
      <w:ins w:id="83" w:author="rocio romero panero" w:date="2017-02-28T14:05:00Z">
        <w:r w:rsidR="008F33A2">
          <w:rPr>
            <w:noProof/>
            <w:webHidden/>
          </w:rPr>
          <w:t>11</w:t>
        </w:r>
      </w:ins>
      <w:ins w:id="84" w:author="rocio romero panero" w:date="2017-02-28T13:59:00Z">
        <w:r>
          <w:rPr>
            <w:noProof/>
            <w:webHidden/>
          </w:rPr>
          <w:fldChar w:fldCharType="end"/>
        </w:r>
        <w:r w:rsidRPr="00940180">
          <w:rPr>
            <w:rStyle w:val="Hipervnculo"/>
            <w:noProof/>
          </w:rPr>
          <w:fldChar w:fldCharType="end"/>
        </w:r>
      </w:ins>
    </w:p>
    <w:p w14:paraId="12E58B9A" w14:textId="77777777" w:rsidR="00B011E5" w:rsidRDefault="00B011E5">
      <w:pPr>
        <w:pStyle w:val="TDC2"/>
        <w:rPr>
          <w:ins w:id="85" w:author="rocio romero panero" w:date="2017-02-28T13:59:00Z"/>
          <w:rFonts w:asciiTheme="minorHAnsi" w:eastAsiaTheme="minorEastAsia" w:hAnsiTheme="minorHAnsi"/>
          <w:noProof/>
          <w:sz w:val="22"/>
          <w:lang w:val="en-GB" w:eastAsia="en-GB"/>
        </w:rPr>
      </w:pPr>
      <w:ins w:id="86"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"_Toc476053700"</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2.5</w:t>
        </w:r>
        <w:r>
          <w:rPr>
            <w:rFonts w:asciiTheme="minorHAnsi" w:eastAsiaTheme="minorEastAsia" w:hAnsiTheme="minorHAnsi"/>
            <w:noProof/>
            <w:sz w:val="22"/>
            <w:lang w:val="en-GB" w:eastAsia="en-GB"/>
          </w:rPr>
          <w:tab/>
        </w:r>
        <w:r w:rsidRPr="00940180">
          <w:rPr>
            <w:rStyle w:val="Hipervnculo"/>
            <w:noProof/>
          </w:rPr>
          <w:t>Ionic</w:t>
        </w:r>
        <w:r>
          <w:rPr>
            <w:noProof/>
            <w:webHidden/>
          </w:rPr>
          <w:tab/>
        </w:r>
        <w:r>
          <w:rPr>
            <w:noProof/>
            <w:webHidden/>
          </w:rPr>
          <w:fldChar w:fldCharType="begin"/>
        </w:r>
        <w:r>
          <w:rPr>
            <w:noProof/>
            <w:webHidden/>
          </w:rPr>
          <w:instrText xml:space="preserve"> PAGEREF _Toc476053700 \h </w:instrText>
        </w:r>
        <w:r>
          <w:rPr>
            <w:noProof/>
            <w:webHidden/>
          </w:rPr>
        </w:r>
      </w:ins>
      <w:r>
        <w:rPr>
          <w:noProof/>
          <w:webHidden/>
        </w:rPr>
        <w:fldChar w:fldCharType="separate"/>
      </w:r>
      <w:ins w:id="87" w:author="rocio romero panero" w:date="2017-02-28T14:05:00Z">
        <w:r w:rsidR="008F33A2">
          <w:rPr>
            <w:noProof/>
            <w:webHidden/>
          </w:rPr>
          <w:t>12</w:t>
        </w:r>
      </w:ins>
      <w:ins w:id="88" w:author="rocio romero panero" w:date="2017-02-28T13:59:00Z">
        <w:r>
          <w:rPr>
            <w:noProof/>
            <w:webHidden/>
          </w:rPr>
          <w:fldChar w:fldCharType="end"/>
        </w:r>
        <w:r w:rsidRPr="00940180">
          <w:rPr>
            <w:rStyle w:val="Hipervnculo"/>
            <w:noProof/>
          </w:rPr>
          <w:fldChar w:fldCharType="end"/>
        </w:r>
      </w:ins>
    </w:p>
    <w:p w14:paraId="0B294B25" w14:textId="77777777" w:rsidR="00B011E5" w:rsidRDefault="00B011E5">
      <w:pPr>
        <w:pStyle w:val="TDC2"/>
        <w:rPr>
          <w:ins w:id="89" w:author="rocio romero panero" w:date="2017-02-28T13:59:00Z"/>
          <w:rFonts w:asciiTheme="minorHAnsi" w:eastAsiaTheme="minorEastAsia" w:hAnsiTheme="minorHAnsi"/>
          <w:noProof/>
          <w:sz w:val="22"/>
          <w:lang w:val="en-GB" w:eastAsia="en-GB"/>
        </w:rPr>
      </w:pPr>
      <w:ins w:id="90"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"_Toc476053701"</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2.6</w:t>
        </w:r>
        <w:r>
          <w:rPr>
            <w:rFonts w:asciiTheme="minorHAnsi" w:eastAsiaTheme="minorEastAsia" w:hAnsiTheme="minorHAnsi"/>
            <w:noProof/>
            <w:sz w:val="22"/>
            <w:lang w:val="en-GB" w:eastAsia="en-GB"/>
          </w:rPr>
          <w:tab/>
        </w:r>
        <w:r w:rsidRPr="00940180">
          <w:rPr>
            <w:rStyle w:val="Hipervnculo"/>
            <w:noProof/>
          </w:rPr>
          <w:t>AngularJS</w:t>
        </w:r>
        <w:r>
          <w:rPr>
            <w:noProof/>
            <w:webHidden/>
          </w:rPr>
          <w:tab/>
        </w:r>
        <w:r>
          <w:rPr>
            <w:noProof/>
            <w:webHidden/>
          </w:rPr>
          <w:fldChar w:fldCharType="begin"/>
        </w:r>
        <w:r>
          <w:rPr>
            <w:noProof/>
            <w:webHidden/>
          </w:rPr>
          <w:instrText xml:space="preserve"> PAGEREF _Toc476053701 \h </w:instrText>
        </w:r>
        <w:r>
          <w:rPr>
            <w:noProof/>
            <w:webHidden/>
          </w:rPr>
        </w:r>
      </w:ins>
      <w:r>
        <w:rPr>
          <w:noProof/>
          <w:webHidden/>
        </w:rPr>
        <w:fldChar w:fldCharType="separate"/>
      </w:r>
      <w:ins w:id="91" w:author="rocio romero panero" w:date="2017-02-28T14:05:00Z">
        <w:r w:rsidR="008F33A2">
          <w:rPr>
            <w:noProof/>
            <w:webHidden/>
          </w:rPr>
          <w:t>12</w:t>
        </w:r>
      </w:ins>
      <w:ins w:id="92" w:author="rocio romero panero" w:date="2017-02-28T13:59:00Z">
        <w:r>
          <w:rPr>
            <w:noProof/>
            <w:webHidden/>
          </w:rPr>
          <w:fldChar w:fldCharType="end"/>
        </w:r>
        <w:r w:rsidRPr="00940180">
          <w:rPr>
            <w:rStyle w:val="Hipervnculo"/>
            <w:noProof/>
          </w:rPr>
          <w:fldChar w:fldCharType="end"/>
        </w:r>
      </w:ins>
    </w:p>
    <w:p w14:paraId="4A3486C2" w14:textId="77777777" w:rsidR="00B011E5" w:rsidRDefault="00B011E5">
      <w:pPr>
        <w:pStyle w:val="TDC3"/>
        <w:rPr>
          <w:ins w:id="93" w:author="rocio romero panero" w:date="2017-02-28T13:59:00Z"/>
          <w:rFonts w:asciiTheme="minorHAnsi" w:eastAsiaTheme="minorEastAsia" w:hAnsiTheme="minorHAnsi"/>
          <w:sz w:val="22"/>
          <w:szCs w:val="22"/>
          <w:lang w:val="en-GB" w:eastAsia="en-GB"/>
        </w:rPr>
      </w:pPr>
      <w:ins w:id="94" w:author="rocio romero panero" w:date="2017-02-28T13:59:00Z">
        <w:r w:rsidRPr="00940180">
          <w:rPr>
            <w:rStyle w:val="Hipervnculo"/>
          </w:rPr>
          <w:fldChar w:fldCharType="begin"/>
        </w:r>
        <w:r w:rsidRPr="00940180">
          <w:rPr>
            <w:rStyle w:val="Hipervnculo"/>
          </w:rPr>
          <w:instrText xml:space="preserve"> </w:instrText>
        </w:r>
        <w:r>
          <w:instrText>HYPERLINK \l "_Toc476053702"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2.6.1</w:t>
        </w:r>
        <w:r>
          <w:rPr>
            <w:rFonts w:asciiTheme="minorHAnsi" w:eastAsiaTheme="minorEastAsia" w:hAnsiTheme="minorHAnsi"/>
            <w:sz w:val="22"/>
            <w:szCs w:val="22"/>
            <w:lang w:val="en-GB" w:eastAsia="en-GB"/>
          </w:rPr>
          <w:tab/>
        </w:r>
        <w:r w:rsidRPr="00940180">
          <w:rPr>
            <w:rStyle w:val="Hipervnculo"/>
          </w:rPr>
          <w:t>Módulos</w:t>
        </w:r>
        <w:r>
          <w:rPr>
            <w:webHidden/>
          </w:rPr>
          <w:tab/>
        </w:r>
        <w:r>
          <w:rPr>
            <w:webHidden/>
          </w:rPr>
          <w:fldChar w:fldCharType="begin"/>
        </w:r>
        <w:r>
          <w:rPr>
            <w:webHidden/>
          </w:rPr>
          <w:instrText xml:space="preserve"> PAGEREF _Toc476053702 \h </w:instrText>
        </w:r>
        <w:r>
          <w:rPr>
            <w:webHidden/>
          </w:rPr>
        </w:r>
      </w:ins>
      <w:r>
        <w:rPr>
          <w:webHidden/>
        </w:rPr>
        <w:fldChar w:fldCharType="separate"/>
      </w:r>
      <w:ins w:id="95" w:author="rocio romero panero" w:date="2017-02-28T14:05:00Z">
        <w:r w:rsidR="008F33A2">
          <w:rPr>
            <w:webHidden/>
          </w:rPr>
          <w:t>12</w:t>
        </w:r>
      </w:ins>
      <w:ins w:id="96" w:author="rocio romero panero" w:date="2017-02-28T13:59:00Z">
        <w:r>
          <w:rPr>
            <w:webHidden/>
          </w:rPr>
          <w:fldChar w:fldCharType="end"/>
        </w:r>
        <w:r w:rsidRPr="00940180">
          <w:rPr>
            <w:rStyle w:val="Hipervnculo"/>
          </w:rPr>
          <w:fldChar w:fldCharType="end"/>
        </w:r>
      </w:ins>
    </w:p>
    <w:p w14:paraId="5C22A2C8" w14:textId="77777777" w:rsidR="00B011E5" w:rsidRDefault="00B011E5">
      <w:pPr>
        <w:pStyle w:val="TDC3"/>
        <w:rPr>
          <w:ins w:id="97" w:author="rocio romero panero" w:date="2017-02-28T13:59:00Z"/>
          <w:rFonts w:asciiTheme="minorHAnsi" w:eastAsiaTheme="minorEastAsia" w:hAnsiTheme="minorHAnsi"/>
          <w:sz w:val="22"/>
          <w:szCs w:val="22"/>
          <w:lang w:val="en-GB" w:eastAsia="en-GB"/>
        </w:rPr>
      </w:pPr>
      <w:ins w:id="98" w:author="rocio romero panero" w:date="2017-02-28T13:59:00Z">
        <w:r w:rsidRPr="00940180">
          <w:rPr>
            <w:rStyle w:val="Hipervnculo"/>
          </w:rPr>
          <w:fldChar w:fldCharType="begin"/>
        </w:r>
        <w:r w:rsidRPr="00940180">
          <w:rPr>
            <w:rStyle w:val="Hipervnculo"/>
          </w:rPr>
          <w:instrText xml:space="preserve"> </w:instrText>
        </w:r>
        <w:r>
          <w:instrText>HYPERLINK \l "_Toc476053703"</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2.6.2</w:t>
        </w:r>
        <w:r>
          <w:rPr>
            <w:rFonts w:asciiTheme="minorHAnsi" w:eastAsiaTheme="minorEastAsia" w:hAnsiTheme="minorHAnsi"/>
            <w:sz w:val="22"/>
            <w:szCs w:val="22"/>
            <w:lang w:val="en-GB" w:eastAsia="en-GB"/>
          </w:rPr>
          <w:tab/>
        </w:r>
        <w:r w:rsidRPr="00940180">
          <w:rPr>
            <w:rStyle w:val="Hipervnculo"/>
          </w:rPr>
          <w:t>Directivas</w:t>
        </w:r>
        <w:r>
          <w:rPr>
            <w:webHidden/>
          </w:rPr>
          <w:tab/>
        </w:r>
        <w:r>
          <w:rPr>
            <w:webHidden/>
          </w:rPr>
          <w:fldChar w:fldCharType="begin"/>
        </w:r>
        <w:r>
          <w:rPr>
            <w:webHidden/>
          </w:rPr>
          <w:instrText xml:space="preserve"> PAGEREF _Toc476053703 \h </w:instrText>
        </w:r>
        <w:r>
          <w:rPr>
            <w:webHidden/>
          </w:rPr>
        </w:r>
      </w:ins>
      <w:r>
        <w:rPr>
          <w:webHidden/>
        </w:rPr>
        <w:fldChar w:fldCharType="separate"/>
      </w:r>
      <w:ins w:id="99" w:author="rocio romero panero" w:date="2017-02-28T14:05:00Z">
        <w:r w:rsidR="008F33A2">
          <w:rPr>
            <w:webHidden/>
          </w:rPr>
          <w:t>12</w:t>
        </w:r>
      </w:ins>
      <w:ins w:id="100" w:author="rocio romero panero" w:date="2017-02-28T13:59:00Z">
        <w:r>
          <w:rPr>
            <w:webHidden/>
          </w:rPr>
          <w:fldChar w:fldCharType="end"/>
        </w:r>
        <w:r w:rsidRPr="00940180">
          <w:rPr>
            <w:rStyle w:val="Hipervnculo"/>
          </w:rPr>
          <w:fldChar w:fldCharType="end"/>
        </w:r>
      </w:ins>
    </w:p>
    <w:p w14:paraId="37CBB87C" w14:textId="77777777" w:rsidR="00B011E5" w:rsidRDefault="00B011E5">
      <w:pPr>
        <w:pStyle w:val="TDC3"/>
        <w:rPr>
          <w:ins w:id="101" w:author="rocio romero panero" w:date="2017-02-28T13:59:00Z"/>
          <w:rFonts w:asciiTheme="minorHAnsi" w:eastAsiaTheme="minorEastAsia" w:hAnsiTheme="minorHAnsi"/>
          <w:sz w:val="22"/>
          <w:szCs w:val="22"/>
          <w:lang w:val="en-GB" w:eastAsia="en-GB"/>
        </w:rPr>
      </w:pPr>
      <w:ins w:id="102" w:author="rocio romero panero" w:date="2017-02-28T13:59:00Z">
        <w:r w:rsidRPr="00940180">
          <w:rPr>
            <w:rStyle w:val="Hipervnculo"/>
          </w:rPr>
          <w:fldChar w:fldCharType="begin"/>
        </w:r>
        <w:r w:rsidRPr="00940180">
          <w:rPr>
            <w:rStyle w:val="Hipervnculo"/>
          </w:rPr>
          <w:instrText xml:space="preserve"> </w:instrText>
        </w:r>
        <w:r>
          <w:instrText>HYPERLINK \l "_Toc476053704"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2.6.3</w:t>
        </w:r>
        <w:r>
          <w:rPr>
            <w:rFonts w:asciiTheme="minorHAnsi" w:eastAsiaTheme="minorEastAsia" w:hAnsiTheme="minorHAnsi"/>
            <w:sz w:val="22"/>
            <w:szCs w:val="22"/>
            <w:lang w:val="en-GB" w:eastAsia="en-GB"/>
          </w:rPr>
          <w:tab/>
        </w:r>
        <w:r w:rsidRPr="00940180">
          <w:rPr>
            <w:rStyle w:val="Hipervnculo"/>
          </w:rPr>
          <w:t>Modelos</w:t>
        </w:r>
        <w:r>
          <w:rPr>
            <w:webHidden/>
          </w:rPr>
          <w:tab/>
        </w:r>
        <w:r>
          <w:rPr>
            <w:webHidden/>
          </w:rPr>
          <w:fldChar w:fldCharType="begin"/>
        </w:r>
        <w:r>
          <w:rPr>
            <w:webHidden/>
          </w:rPr>
          <w:instrText xml:space="preserve"> PAGEREF _Toc476053704 \h </w:instrText>
        </w:r>
        <w:r>
          <w:rPr>
            <w:webHidden/>
          </w:rPr>
        </w:r>
      </w:ins>
      <w:r>
        <w:rPr>
          <w:webHidden/>
        </w:rPr>
        <w:fldChar w:fldCharType="separate"/>
      </w:r>
      <w:ins w:id="103" w:author="rocio romero panero" w:date="2017-02-28T14:05:00Z">
        <w:r w:rsidR="008F33A2">
          <w:rPr>
            <w:webHidden/>
          </w:rPr>
          <w:t>12</w:t>
        </w:r>
      </w:ins>
      <w:ins w:id="104" w:author="rocio romero panero" w:date="2017-02-28T13:59:00Z">
        <w:r>
          <w:rPr>
            <w:webHidden/>
          </w:rPr>
          <w:fldChar w:fldCharType="end"/>
        </w:r>
        <w:r w:rsidRPr="00940180">
          <w:rPr>
            <w:rStyle w:val="Hipervnculo"/>
          </w:rPr>
          <w:fldChar w:fldCharType="end"/>
        </w:r>
      </w:ins>
    </w:p>
    <w:p w14:paraId="1D71411E" w14:textId="77777777" w:rsidR="00B011E5" w:rsidRDefault="00B011E5">
      <w:pPr>
        <w:pStyle w:val="TDC3"/>
        <w:rPr>
          <w:ins w:id="105" w:author="rocio romero panero" w:date="2017-02-28T13:59:00Z"/>
          <w:rFonts w:asciiTheme="minorHAnsi" w:eastAsiaTheme="minorEastAsia" w:hAnsiTheme="minorHAnsi"/>
          <w:sz w:val="22"/>
          <w:szCs w:val="22"/>
          <w:lang w:val="en-GB" w:eastAsia="en-GB"/>
        </w:rPr>
      </w:pPr>
      <w:ins w:id="106" w:author="rocio romero panero" w:date="2017-02-28T13:59:00Z">
        <w:r w:rsidRPr="00940180">
          <w:rPr>
            <w:rStyle w:val="Hipervnculo"/>
          </w:rPr>
          <w:fldChar w:fldCharType="begin"/>
        </w:r>
        <w:r w:rsidRPr="00940180">
          <w:rPr>
            <w:rStyle w:val="Hipervnculo"/>
          </w:rPr>
          <w:instrText xml:space="preserve"> </w:instrText>
        </w:r>
        <w:r>
          <w:instrText>HYPERLINK \l "_Toc476053705"</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2.6.4</w:t>
        </w:r>
        <w:r>
          <w:rPr>
            <w:rFonts w:asciiTheme="minorHAnsi" w:eastAsiaTheme="minorEastAsia" w:hAnsiTheme="minorHAnsi"/>
            <w:sz w:val="22"/>
            <w:szCs w:val="22"/>
            <w:lang w:val="en-GB" w:eastAsia="en-GB"/>
          </w:rPr>
          <w:tab/>
        </w:r>
        <w:r w:rsidRPr="00940180">
          <w:rPr>
            <w:rStyle w:val="Hipervnculo"/>
          </w:rPr>
          <w:t>Controladores</w:t>
        </w:r>
        <w:r>
          <w:rPr>
            <w:webHidden/>
          </w:rPr>
          <w:tab/>
        </w:r>
        <w:r>
          <w:rPr>
            <w:webHidden/>
          </w:rPr>
          <w:fldChar w:fldCharType="begin"/>
        </w:r>
        <w:r>
          <w:rPr>
            <w:webHidden/>
          </w:rPr>
          <w:instrText xml:space="preserve"> PAGEREF _Toc476053705 \h </w:instrText>
        </w:r>
        <w:r>
          <w:rPr>
            <w:webHidden/>
          </w:rPr>
        </w:r>
      </w:ins>
      <w:r>
        <w:rPr>
          <w:webHidden/>
        </w:rPr>
        <w:fldChar w:fldCharType="separate"/>
      </w:r>
      <w:ins w:id="107" w:author="rocio romero panero" w:date="2017-02-28T14:05:00Z">
        <w:r w:rsidR="008F33A2">
          <w:rPr>
            <w:webHidden/>
          </w:rPr>
          <w:t>12</w:t>
        </w:r>
      </w:ins>
      <w:ins w:id="108" w:author="rocio romero panero" w:date="2017-02-28T13:59:00Z">
        <w:r>
          <w:rPr>
            <w:webHidden/>
          </w:rPr>
          <w:fldChar w:fldCharType="end"/>
        </w:r>
        <w:r w:rsidRPr="00940180">
          <w:rPr>
            <w:rStyle w:val="Hipervnculo"/>
          </w:rPr>
          <w:fldChar w:fldCharType="end"/>
        </w:r>
      </w:ins>
    </w:p>
    <w:p w14:paraId="1CDBEE19" w14:textId="77777777" w:rsidR="00B011E5" w:rsidRDefault="00B011E5">
      <w:pPr>
        <w:pStyle w:val="TDC3"/>
        <w:rPr>
          <w:ins w:id="109" w:author="rocio romero panero" w:date="2017-02-28T13:59:00Z"/>
          <w:rFonts w:asciiTheme="minorHAnsi" w:eastAsiaTheme="minorEastAsia" w:hAnsiTheme="minorHAnsi"/>
          <w:sz w:val="22"/>
          <w:szCs w:val="22"/>
          <w:lang w:val="en-GB" w:eastAsia="en-GB"/>
        </w:rPr>
      </w:pPr>
      <w:ins w:id="110" w:author="rocio romero panero" w:date="2017-02-28T13:59:00Z">
        <w:r w:rsidRPr="00940180">
          <w:rPr>
            <w:rStyle w:val="Hipervnculo"/>
          </w:rPr>
          <w:fldChar w:fldCharType="begin"/>
        </w:r>
        <w:r w:rsidRPr="00940180">
          <w:rPr>
            <w:rStyle w:val="Hipervnculo"/>
          </w:rPr>
          <w:instrText xml:space="preserve"> </w:instrText>
        </w:r>
        <w:r>
          <w:instrText>HYPERLINK \l "_Toc476053706"</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2.6.5</w:t>
        </w:r>
        <w:r>
          <w:rPr>
            <w:rFonts w:asciiTheme="minorHAnsi" w:eastAsiaTheme="minorEastAsia" w:hAnsiTheme="minorHAnsi"/>
            <w:sz w:val="22"/>
            <w:szCs w:val="22"/>
            <w:lang w:val="en-GB" w:eastAsia="en-GB"/>
          </w:rPr>
          <w:tab/>
        </w:r>
        <w:r w:rsidRPr="00940180">
          <w:rPr>
            <w:rStyle w:val="Hipervnculo"/>
          </w:rPr>
          <w:t>Scope</w:t>
        </w:r>
        <w:r>
          <w:rPr>
            <w:webHidden/>
          </w:rPr>
          <w:tab/>
        </w:r>
        <w:r>
          <w:rPr>
            <w:webHidden/>
          </w:rPr>
          <w:fldChar w:fldCharType="begin"/>
        </w:r>
        <w:r>
          <w:rPr>
            <w:webHidden/>
          </w:rPr>
          <w:instrText xml:space="preserve"> PAGEREF _Toc476053706 \h </w:instrText>
        </w:r>
        <w:r>
          <w:rPr>
            <w:webHidden/>
          </w:rPr>
        </w:r>
      </w:ins>
      <w:r>
        <w:rPr>
          <w:webHidden/>
        </w:rPr>
        <w:fldChar w:fldCharType="separate"/>
      </w:r>
      <w:ins w:id="111" w:author="rocio romero panero" w:date="2017-02-28T14:05:00Z">
        <w:r w:rsidR="008F33A2">
          <w:rPr>
            <w:webHidden/>
          </w:rPr>
          <w:t>13</w:t>
        </w:r>
      </w:ins>
      <w:ins w:id="112" w:author="rocio romero panero" w:date="2017-02-28T13:59:00Z">
        <w:r>
          <w:rPr>
            <w:webHidden/>
          </w:rPr>
          <w:fldChar w:fldCharType="end"/>
        </w:r>
        <w:r w:rsidRPr="00940180">
          <w:rPr>
            <w:rStyle w:val="Hipervnculo"/>
          </w:rPr>
          <w:fldChar w:fldCharType="end"/>
        </w:r>
      </w:ins>
    </w:p>
    <w:p w14:paraId="3C49F286" w14:textId="77777777" w:rsidR="00B011E5" w:rsidRDefault="00B011E5">
      <w:pPr>
        <w:pStyle w:val="TDC2"/>
        <w:rPr>
          <w:ins w:id="113" w:author="rocio romero panero" w:date="2017-02-28T13:59:00Z"/>
          <w:rFonts w:asciiTheme="minorHAnsi" w:eastAsiaTheme="minorEastAsia" w:hAnsiTheme="minorHAnsi"/>
          <w:noProof/>
          <w:sz w:val="22"/>
          <w:lang w:val="en-GB" w:eastAsia="en-GB"/>
        </w:rPr>
      </w:pPr>
      <w:ins w:id="114"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"_Toc476053707"</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2.7</w:t>
        </w:r>
        <w:r>
          <w:rPr>
            <w:rFonts w:asciiTheme="minorHAnsi" w:eastAsiaTheme="minorEastAsia" w:hAnsiTheme="minorHAnsi"/>
            <w:noProof/>
            <w:sz w:val="22"/>
            <w:lang w:val="en-GB" w:eastAsia="en-GB"/>
          </w:rPr>
          <w:tab/>
        </w:r>
        <w:r w:rsidRPr="00940180">
          <w:rPr>
            <w:rStyle w:val="Hipervnculo"/>
            <w:noProof/>
          </w:rPr>
          <w:t>Cordova</w:t>
        </w:r>
        <w:r>
          <w:rPr>
            <w:noProof/>
            <w:webHidden/>
          </w:rPr>
          <w:tab/>
        </w:r>
        <w:r>
          <w:rPr>
            <w:noProof/>
            <w:webHidden/>
          </w:rPr>
          <w:fldChar w:fldCharType="begin"/>
        </w:r>
        <w:r>
          <w:rPr>
            <w:noProof/>
            <w:webHidden/>
          </w:rPr>
          <w:instrText xml:space="preserve"> PAGEREF _Toc476053707 \h </w:instrText>
        </w:r>
        <w:r>
          <w:rPr>
            <w:noProof/>
            <w:webHidden/>
          </w:rPr>
        </w:r>
      </w:ins>
      <w:r>
        <w:rPr>
          <w:noProof/>
          <w:webHidden/>
        </w:rPr>
        <w:fldChar w:fldCharType="separate"/>
      </w:r>
      <w:ins w:id="115" w:author="rocio romero panero" w:date="2017-02-28T14:05:00Z">
        <w:r w:rsidR="008F33A2">
          <w:rPr>
            <w:noProof/>
            <w:webHidden/>
          </w:rPr>
          <w:t>13</w:t>
        </w:r>
      </w:ins>
      <w:ins w:id="116" w:author="rocio romero panero" w:date="2017-02-28T13:59:00Z">
        <w:r>
          <w:rPr>
            <w:noProof/>
            <w:webHidden/>
          </w:rPr>
          <w:fldChar w:fldCharType="end"/>
        </w:r>
        <w:r w:rsidRPr="00940180">
          <w:rPr>
            <w:rStyle w:val="Hipervnculo"/>
            <w:noProof/>
          </w:rPr>
          <w:fldChar w:fldCharType="end"/>
        </w:r>
      </w:ins>
    </w:p>
    <w:p w14:paraId="7BE9D66B" w14:textId="77777777" w:rsidR="00B011E5" w:rsidRDefault="00B011E5">
      <w:pPr>
        <w:pStyle w:val="TDC1"/>
        <w:tabs>
          <w:tab w:val="left" w:pos="709"/>
        </w:tabs>
        <w:rPr>
          <w:ins w:id="117" w:author="rocio romero panero" w:date="2017-02-28T13:59:00Z"/>
          <w:rFonts w:asciiTheme="minorHAnsi" w:eastAsiaTheme="minorEastAsia" w:hAnsiTheme="minorHAnsi"/>
          <w:b w:val="0"/>
          <w:sz w:val="22"/>
          <w:lang w:val="en-GB" w:eastAsia="en-GB"/>
        </w:rPr>
      </w:pPr>
      <w:ins w:id="118" w:author="rocio romero panero" w:date="2017-02-28T13:59:00Z">
        <w:r w:rsidRPr="00940180">
          <w:rPr>
            <w:rStyle w:val="Hipervnculo"/>
          </w:rPr>
          <w:fldChar w:fldCharType="begin"/>
        </w:r>
        <w:r w:rsidRPr="00940180">
          <w:rPr>
            <w:rStyle w:val="Hipervnculo"/>
          </w:rPr>
          <w:instrText xml:space="preserve"> </w:instrText>
        </w:r>
        <w:r>
          <w:instrText>HYPERLINK \l "_Toc476053708"</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w:t>
        </w:r>
        <w:r>
          <w:rPr>
            <w:rFonts w:asciiTheme="minorHAnsi" w:eastAsiaTheme="minorEastAsia" w:hAnsiTheme="minorHAnsi"/>
            <w:b w:val="0"/>
            <w:sz w:val="22"/>
            <w:lang w:val="en-GB" w:eastAsia="en-GB"/>
          </w:rPr>
          <w:tab/>
        </w:r>
        <w:r w:rsidRPr="00940180">
          <w:rPr>
            <w:rStyle w:val="Hipervnculo"/>
          </w:rPr>
          <w:t>Descripción del diseño y desarrollo realizados</w:t>
        </w:r>
        <w:r>
          <w:rPr>
            <w:webHidden/>
          </w:rPr>
          <w:tab/>
        </w:r>
        <w:r>
          <w:rPr>
            <w:webHidden/>
          </w:rPr>
          <w:fldChar w:fldCharType="begin"/>
        </w:r>
        <w:r>
          <w:rPr>
            <w:webHidden/>
          </w:rPr>
          <w:instrText xml:space="preserve"> PAGEREF _Toc476053708 \h </w:instrText>
        </w:r>
        <w:r>
          <w:rPr>
            <w:webHidden/>
          </w:rPr>
        </w:r>
      </w:ins>
      <w:r>
        <w:rPr>
          <w:webHidden/>
        </w:rPr>
        <w:fldChar w:fldCharType="separate"/>
      </w:r>
      <w:ins w:id="119" w:author="rocio romero panero" w:date="2017-02-28T14:05:00Z">
        <w:r w:rsidR="008F33A2">
          <w:rPr>
            <w:webHidden/>
          </w:rPr>
          <w:t>15</w:t>
        </w:r>
      </w:ins>
      <w:ins w:id="120" w:author="rocio romero panero" w:date="2017-02-28T13:59:00Z">
        <w:r>
          <w:rPr>
            <w:webHidden/>
          </w:rPr>
          <w:fldChar w:fldCharType="end"/>
        </w:r>
        <w:r w:rsidRPr="00940180">
          <w:rPr>
            <w:rStyle w:val="Hipervnculo"/>
          </w:rPr>
          <w:fldChar w:fldCharType="end"/>
        </w:r>
      </w:ins>
    </w:p>
    <w:p w14:paraId="54D3BB9C" w14:textId="77777777" w:rsidR="00B011E5" w:rsidRDefault="00B011E5">
      <w:pPr>
        <w:pStyle w:val="TDC2"/>
        <w:rPr>
          <w:ins w:id="121" w:author="rocio romero panero" w:date="2017-02-28T13:59:00Z"/>
          <w:rFonts w:asciiTheme="minorHAnsi" w:eastAsiaTheme="minorEastAsia" w:hAnsiTheme="minorHAnsi"/>
          <w:noProof/>
          <w:sz w:val="22"/>
          <w:lang w:val="en-GB" w:eastAsia="en-GB"/>
        </w:rPr>
      </w:pPr>
      <w:ins w:id="122"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"_Toc476053709"</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3.1</w:t>
        </w:r>
        <w:r>
          <w:rPr>
            <w:rFonts w:asciiTheme="minorHAnsi" w:eastAsiaTheme="minorEastAsia" w:hAnsiTheme="minorHAnsi"/>
            <w:noProof/>
            <w:sz w:val="22"/>
            <w:lang w:val="en-GB" w:eastAsia="en-GB"/>
          </w:rPr>
          <w:tab/>
        </w:r>
        <w:r w:rsidRPr="00940180">
          <w:rPr>
            <w:rStyle w:val="Hipervnculo"/>
            <w:noProof/>
          </w:rPr>
          <w:t>Estructura de la aplicación</w:t>
        </w:r>
        <w:r>
          <w:rPr>
            <w:noProof/>
            <w:webHidden/>
          </w:rPr>
          <w:tab/>
        </w:r>
        <w:r>
          <w:rPr>
            <w:noProof/>
            <w:webHidden/>
          </w:rPr>
          <w:fldChar w:fldCharType="begin"/>
        </w:r>
        <w:r>
          <w:rPr>
            <w:noProof/>
            <w:webHidden/>
          </w:rPr>
          <w:instrText xml:space="preserve"> PAGEREF _Toc476053709 \h </w:instrText>
        </w:r>
        <w:r>
          <w:rPr>
            <w:noProof/>
            <w:webHidden/>
          </w:rPr>
        </w:r>
      </w:ins>
      <w:r>
        <w:rPr>
          <w:noProof/>
          <w:webHidden/>
        </w:rPr>
        <w:fldChar w:fldCharType="separate"/>
      </w:r>
      <w:ins w:id="123" w:author="rocio romero panero" w:date="2017-02-28T14:05:00Z">
        <w:r w:rsidR="008F33A2">
          <w:rPr>
            <w:noProof/>
            <w:webHidden/>
          </w:rPr>
          <w:t>15</w:t>
        </w:r>
      </w:ins>
      <w:ins w:id="124" w:author="rocio romero panero" w:date="2017-02-28T13:59:00Z">
        <w:r>
          <w:rPr>
            <w:noProof/>
            <w:webHidden/>
          </w:rPr>
          <w:fldChar w:fldCharType="end"/>
        </w:r>
        <w:r w:rsidRPr="00940180">
          <w:rPr>
            <w:rStyle w:val="Hipervnculo"/>
            <w:noProof/>
          </w:rPr>
          <w:fldChar w:fldCharType="end"/>
        </w:r>
      </w:ins>
    </w:p>
    <w:p w14:paraId="59D12982" w14:textId="77777777" w:rsidR="00B011E5" w:rsidRDefault="00B011E5">
      <w:pPr>
        <w:pStyle w:val="TDC2"/>
        <w:rPr>
          <w:ins w:id="125" w:author="rocio romero panero" w:date="2017-02-28T13:59:00Z"/>
          <w:rFonts w:asciiTheme="minorHAnsi" w:eastAsiaTheme="minorEastAsia" w:hAnsiTheme="minorHAnsi"/>
          <w:noProof/>
          <w:sz w:val="22"/>
          <w:lang w:val="en-GB" w:eastAsia="en-GB"/>
        </w:rPr>
      </w:pPr>
      <w:ins w:id="126"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"_Toc476053710"</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3.2</w:t>
        </w:r>
        <w:r>
          <w:rPr>
            <w:rFonts w:asciiTheme="minorHAnsi" w:eastAsiaTheme="minorEastAsia" w:hAnsiTheme="minorHAnsi"/>
            <w:noProof/>
            <w:sz w:val="22"/>
            <w:lang w:val="en-GB" w:eastAsia="en-GB"/>
          </w:rPr>
          <w:tab/>
        </w:r>
        <w:r w:rsidRPr="00940180">
          <w:rPr>
            <w:rStyle w:val="Hipervnculo"/>
            <w:noProof/>
          </w:rPr>
          <w:t>Modelos de datos en base de datos</w:t>
        </w:r>
        <w:r>
          <w:rPr>
            <w:noProof/>
            <w:webHidden/>
          </w:rPr>
          <w:tab/>
        </w:r>
        <w:r>
          <w:rPr>
            <w:noProof/>
            <w:webHidden/>
          </w:rPr>
          <w:fldChar w:fldCharType="begin"/>
        </w:r>
        <w:r>
          <w:rPr>
            <w:noProof/>
            <w:webHidden/>
          </w:rPr>
          <w:instrText xml:space="preserve"> PAGEREF _Toc476053710 \h </w:instrText>
        </w:r>
        <w:r>
          <w:rPr>
            <w:noProof/>
            <w:webHidden/>
          </w:rPr>
        </w:r>
      </w:ins>
      <w:r>
        <w:rPr>
          <w:noProof/>
          <w:webHidden/>
        </w:rPr>
        <w:fldChar w:fldCharType="separate"/>
      </w:r>
      <w:ins w:id="127" w:author="rocio romero panero" w:date="2017-02-28T14:05:00Z">
        <w:r w:rsidR="008F33A2">
          <w:rPr>
            <w:noProof/>
            <w:webHidden/>
          </w:rPr>
          <w:t>15</w:t>
        </w:r>
      </w:ins>
      <w:ins w:id="128" w:author="rocio romero panero" w:date="2017-02-28T13:59:00Z">
        <w:r>
          <w:rPr>
            <w:noProof/>
            <w:webHidden/>
          </w:rPr>
          <w:fldChar w:fldCharType="end"/>
        </w:r>
        <w:r w:rsidRPr="00940180">
          <w:rPr>
            <w:rStyle w:val="Hipervnculo"/>
            <w:noProof/>
          </w:rPr>
          <w:fldChar w:fldCharType="end"/>
        </w:r>
      </w:ins>
    </w:p>
    <w:p w14:paraId="48325843" w14:textId="77777777" w:rsidR="00B011E5" w:rsidRDefault="00B011E5">
      <w:pPr>
        <w:pStyle w:val="TDC3"/>
        <w:rPr>
          <w:ins w:id="129" w:author="rocio romero panero" w:date="2017-02-28T13:59:00Z"/>
          <w:rFonts w:asciiTheme="minorHAnsi" w:eastAsiaTheme="minorEastAsia" w:hAnsiTheme="minorHAnsi"/>
          <w:sz w:val="22"/>
          <w:szCs w:val="22"/>
          <w:lang w:val="en-GB" w:eastAsia="en-GB"/>
        </w:rPr>
      </w:pPr>
      <w:ins w:id="130" w:author="rocio romero panero" w:date="2017-02-28T13:59:00Z">
        <w:r w:rsidRPr="00940180">
          <w:rPr>
            <w:rStyle w:val="Hipervnculo"/>
          </w:rPr>
          <w:fldChar w:fldCharType="begin"/>
        </w:r>
        <w:r w:rsidRPr="00940180">
          <w:rPr>
            <w:rStyle w:val="Hipervnculo"/>
          </w:rPr>
          <w:instrText xml:space="preserve"> </w:instrText>
        </w:r>
        <w:r>
          <w:instrText>HYPERLINK \l "_Toc476053711"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3.2.1</w:t>
        </w:r>
        <w:r>
          <w:rPr>
            <w:rFonts w:asciiTheme="minorHAnsi" w:eastAsiaTheme="minorEastAsia" w:hAnsiTheme="minorHAnsi"/>
            <w:sz w:val="22"/>
            <w:szCs w:val="22"/>
            <w:lang w:val="en-GB" w:eastAsia="en-GB"/>
          </w:rPr>
          <w:tab/>
        </w:r>
        <w:r w:rsidRPr="00940180">
          <w:rPr>
            <w:rStyle w:val="Hipervnculo"/>
          </w:rPr>
          <w:t>Modelo de usuario</w:t>
        </w:r>
        <w:r>
          <w:rPr>
            <w:webHidden/>
          </w:rPr>
          <w:tab/>
        </w:r>
        <w:r>
          <w:rPr>
            <w:webHidden/>
          </w:rPr>
          <w:fldChar w:fldCharType="begin"/>
        </w:r>
        <w:r>
          <w:rPr>
            <w:webHidden/>
          </w:rPr>
          <w:instrText xml:space="preserve"> PAGEREF _Toc476053711 \h </w:instrText>
        </w:r>
        <w:r>
          <w:rPr>
            <w:webHidden/>
          </w:rPr>
        </w:r>
      </w:ins>
      <w:r>
        <w:rPr>
          <w:webHidden/>
        </w:rPr>
        <w:fldChar w:fldCharType="separate"/>
      </w:r>
      <w:ins w:id="131" w:author="rocio romero panero" w:date="2017-02-28T14:05:00Z">
        <w:r w:rsidR="008F33A2">
          <w:rPr>
            <w:webHidden/>
          </w:rPr>
          <w:t>15</w:t>
        </w:r>
      </w:ins>
      <w:ins w:id="132" w:author="rocio romero panero" w:date="2017-02-28T13:59:00Z">
        <w:r>
          <w:rPr>
            <w:webHidden/>
          </w:rPr>
          <w:fldChar w:fldCharType="end"/>
        </w:r>
        <w:r w:rsidRPr="00940180">
          <w:rPr>
            <w:rStyle w:val="Hipervnculo"/>
          </w:rPr>
          <w:fldChar w:fldCharType="end"/>
        </w:r>
      </w:ins>
    </w:p>
    <w:p w14:paraId="4E70DBBB" w14:textId="77777777" w:rsidR="00B011E5" w:rsidRDefault="00B011E5">
      <w:pPr>
        <w:pStyle w:val="TDC3"/>
        <w:rPr>
          <w:ins w:id="133" w:author="rocio romero panero" w:date="2017-02-28T13:59:00Z"/>
          <w:rFonts w:asciiTheme="minorHAnsi" w:eastAsiaTheme="minorEastAsia" w:hAnsiTheme="minorHAnsi"/>
          <w:sz w:val="22"/>
          <w:szCs w:val="22"/>
          <w:lang w:val="en-GB" w:eastAsia="en-GB"/>
        </w:rPr>
      </w:pPr>
      <w:ins w:id="134" w:author="rocio romero panero" w:date="2017-02-28T13:59:00Z">
        <w:r w:rsidRPr="00940180">
          <w:rPr>
            <w:rStyle w:val="Hipervnculo"/>
          </w:rPr>
          <w:fldChar w:fldCharType="begin"/>
        </w:r>
        <w:r w:rsidRPr="00940180">
          <w:rPr>
            <w:rStyle w:val="Hipervnculo"/>
          </w:rPr>
          <w:instrText xml:space="preserve"> </w:instrText>
        </w:r>
        <w:r>
          <w:instrText>HYPERLINK \l "_Toc476053712"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3.2.2</w:t>
        </w:r>
        <w:r>
          <w:rPr>
            <w:rFonts w:asciiTheme="minorHAnsi" w:eastAsiaTheme="minorEastAsia" w:hAnsiTheme="minorHAnsi"/>
            <w:sz w:val="22"/>
            <w:szCs w:val="22"/>
            <w:lang w:val="en-GB" w:eastAsia="en-GB"/>
          </w:rPr>
          <w:tab/>
        </w:r>
        <w:r w:rsidRPr="00940180">
          <w:rPr>
            <w:rStyle w:val="Hipervnculo"/>
          </w:rPr>
          <w:t>Modelo de pregunta</w:t>
        </w:r>
        <w:r>
          <w:rPr>
            <w:webHidden/>
          </w:rPr>
          <w:tab/>
        </w:r>
        <w:r>
          <w:rPr>
            <w:webHidden/>
          </w:rPr>
          <w:fldChar w:fldCharType="begin"/>
        </w:r>
        <w:r>
          <w:rPr>
            <w:webHidden/>
          </w:rPr>
          <w:instrText xml:space="preserve"> PAGEREF _Toc476053712 \h </w:instrText>
        </w:r>
        <w:r>
          <w:rPr>
            <w:webHidden/>
          </w:rPr>
        </w:r>
      </w:ins>
      <w:r>
        <w:rPr>
          <w:webHidden/>
        </w:rPr>
        <w:fldChar w:fldCharType="separate"/>
      </w:r>
      <w:ins w:id="135" w:author="rocio romero panero" w:date="2017-02-28T14:05:00Z">
        <w:r w:rsidR="008F33A2">
          <w:rPr>
            <w:webHidden/>
          </w:rPr>
          <w:t>16</w:t>
        </w:r>
      </w:ins>
      <w:ins w:id="136" w:author="rocio romero panero" w:date="2017-02-28T13:59:00Z">
        <w:r>
          <w:rPr>
            <w:webHidden/>
          </w:rPr>
          <w:fldChar w:fldCharType="end"/>
        </w:r>
        <w:r w:rsidRPr="00940180">
          <w:rPr>
            <w:rStyle w:val="Hipervnculo"/>
          </w:rPr>
          <w:fldChar w:fldCharType="end"/>
        </w:r>
      </w:ins>
    </w:p>
    <w:p w14:paraId="5AAA6328" w14:textId="77777777" w:rsidR="00B011E5" w:rsidRDefault="00B011E5">
      <w:pPr>
        <w:pStyle w:val="TDC2"/>
        <w:rPr>
          <w:ins w:id="137" w:author="rocio romero panero" w:date="2017-02-28T13:59:00Z"/>
          <w:rFonts w:asciiTheme="minorHAnsi" w:eastAsiaTheme="minorEastAsia" w:hAnsiTheme="minorHAnsi"/>
          <w:noProof/>
          <w:sz w:val="22"/>
          <w:lang w:val="en-GB" w:eastAsia="en-GB"/>
        </w:rPr>
      </w:pPr>
      <w:ins w:id="138"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"_Toc476053713"</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3.3</w:t>
        </w:r>
        <w:r>
          <w:rPr>
            <w:rFonts w:asciiTheme="minorHAnsi" w:eastAsiaTheme="minorEastAsia" w:hAnsiTheme="minorHAnsi"/>
            <w:noProof/>
            <w:sz w:val="22"/>
            <w:lang w:val="en-GB" w:eastAsia="en-GB"/>
          </w:rPr>
          <w:tab/>
        </w:r>
        <w:r w:rsidRPr="00940180">
          <w:rPr>
            <w:rStyle w:val="Hipervnculo"/>
            <w:noProof/>
          </w:rPr>
          <w:t>Estructura de módulos en cliente</w:t>
        </w:r>
        <w:r>
          <w:rPr>
            <w:noProof/>
            <w:webHidden/>
          </w:rPr>
          <w:tab/>
        </w:r>
        <w:r>
          <w:rPr>
            <w:noProof/>
            <w:webHidden/>
          </w:rPr>
          <w:fldChar w:fldCharType="begin"/>
        </w:r>
        <w:r>
          <w:rPr>
            <w:noProof/>
            <w:webHidden/>
          </w:rPr>
          <w:instrText xml:space="preserve"> PAGEREF _Toc476053713 \h </w:instrText>
        </w:r>
        <w:r>
          <w:rPr>
            <w:noProof/>
            <w:webHidden/>
          </w:rPr>
        </w:r>
      </w:ins>
      <w:r>
        <w:rPr>
          <w:noProof/>
          <w:webHidden/>
        </w:rPr>
        <w:fldChar w:fldCharType="separate"/>
      </w:r>
      <w:ins w:id="139" w:author="rocio romero panero" w:date="2017-02-28T14:05:00Z">
        <w:r w:rsidR="008F33A2">
          <w:rPr>
            <w:noProof/>
            <w:webHidden/>
          </w:rPr>
          <w:t>18</w:t>
        </w:r>
      </w:ins>
      <w:ins w:id="140" w:author="rocio romero panero" w:date="2017-02-28T13:59:00Z">
        <w:r>
          <w:rPr>
            <w:noProof/>
            <w:webHidden/>
          </w:rPr>
          <w:fldChar w:fldCharType="end"/>
        </w:r>
        <w:r w:rsidRPr="00940180">
          <w:rPr>
            <w:rStyle w:val="Hipervnculo"/>
            <w:noProof/>
          </w:rPr>
          <w:fldChar w:fldCharType="end"/>
        </w:r>
      </w:ins>
    </w:p>
    <w:p w14:paraId="55AAE7A5" w14:textId="77777777" w:rsidR="00B011E5" w:rsidRDefault="00B011E5">
      <w:pPr>
        <w:pStyle w:val="TDC3"/>
        <w:rPr>
          <w:ins w:id="141" w:author="rocio romero panero" w:date="2017-02-28T13:59:00Z"/>
          <w:rFonts w:asciiTheme="minorHAnsi" w:eastAsiaTheme="minorEastAsia" w:hAnsiTheme="minorHAnsi"/>
          <w:sz w:val="22"/>
          <w:szCs w:val="22"/>
          <w:lang w:val="en-GB" w:eastAsia="en-GB"/>
        </w:rPr>
      </w:pPr>
      <w:ins w:id="142" w:author="rocio romero panero" w:date="2017-02-28T13:59:00Z">
        <w:r w:rsidRPr="00940180">
          <w:rPr>
            <w:rStyle w:val="Hipervnculo"/>
          </w:rPr>
          <w:fldChar w:fldCharType="begin"/>
        </w:r>
        <w:r w:rsidRPr="00940180">
          <w:rPr>
            <w:rStyle w:val="Hipervnculo"/>
          </w:rPr>
          <w:instrText xml:space="preserve"> </w:instrText>
        </w:r>
        <w:r>
          <w:instrText>HYPERLINK \l "_Toc476053714"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3.3.1</w:t>
        </w:r>
        <w:r>
          <w:rPr>
            <w:rFonts w:asciiTheme="minorHAnsi" w:eastAsiaTheme="minorEastAsia" w:hAnsiTheme="minorHAnsi"/>
            <w:sz w:val="22"/>
            <w:szCs w:val="22"/>
            <w:lang w:val="en-GB" w:eastAsia="en-GB"/>
          </w:rPr>
          <w:tab/>
        </w:r>
        <w:r w:rsidRPr="00940180">
          <w:rPr>
            <w:rStyle w:val="Hipervnculo"/>
          </w:rPr>
          <w:t>Servicios</w:t>
        </w:r>
        <w:r>
          <w:rPr>
            <w:webHidden/>
          </w:rPr>
          <w:tab/>
        </w:r>
        <w:r>
          <w:rPr>
            <w:webHidden/>
          </w:rPr>
          <w:fldChar w:fldCharType="begin"/>
        </w:r>
        <w:r>
          <w:rPr>
            <w:webHidden/>
          </w:rPr>
          <w:instrText xml:space="preserve"> PAGEREF _Toc476053714 \h </w:instrText>
        </w:r>
        <w:r>
          <w:rPr>
            <w:webHidden/>
          </w:rPr>
        </w:r>
      </w:ins>
      <w:r>
        <w:rPr>
          <w:webHidden/>
        </w:rPr>
        <w:fldChar w:fldCharType="separate"/>
      </w:r>
      <w:ins w:id="143" w:author="rocio romero panero" w:date="2017-02-28T14:05:00Z">
        <w:r w:rsidR="008F33A2">
          <w:rPr>
            <w:webHidden/>
          </w:rPr>
          <w:t>20</w:t>
        </w:r>
      </w:ins>
      <w:ins w:id="144" w:author="rocio romero panero" w:date="2017-02-28T13:59:00Z">
        <w:r>
          <w:rPr>
            <w:webHidden/>
          </w:rPr>
          <w:fldChar w:fldCharType="end"/>
        </w:r>
        <w:r w:rsidRPr="00940180">
          <w:rPr>
            <w:rStyle w:val="Hipervnculo"/>
          </w:rPr>
          <w:fldChar w:fldCharType="end"/>
        </w:r>
      </w:ins>
    </w:p>
    <w:p w14:paraId="18859749" w14:textId="77777777" w:rsidR="00B011E5" w:rsidRDefault="00B011E5">
      <w:pPr>
        <w:pStyle w:val="TDC3"/>
        <w:rPr>
          <w:ins w:id="145" w:author="rocio romero panero" w:date="2017-02-28T13:59:00Z"/>
          <w:rFonts w:asciiTheme="minorHAnsi" w:eastAsiaTheme="minorEastAsia" w:hAnsiTheme="minorHAnsi"/>
          <w:sz w:val="22"/>
          <w:szCs w:val="22"/>
          <w:lang w:val="en-GB" w:eastAsia="en-GB"/>
        </w:rPr>
      </w:pPr>
      <w:ins w:id="146" w:author="rocio romero panero" w:date="2017-02-28T13:59:00Z">
        <w:r w:rsidRPr="00940180">
          <w:rPr>
            <w:rStyle w:val="Hipervnculo"/>
          </w:rPr>
          <w:fldChar w:fldCharType="begin"/>
        </w:r>
        <w:r w:rsidRPr="00940180">
          <w:rPr>
            <w:rStyle w:val="Hipervnculo"/>
          </w:rPr>
          <w:instrText xml:space="preserve"> </w:instrText>
        </w:r>
        <w:r>
          <w:instrText>HYPERLINK \l "_Toc476053715"</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3.3.2</w:t>
        </w:r>
        <w:r>
          <w:rPr>
            <w:rFonts w:asciiTheme="minorHAnsi" w:eastAsiaTheme="minorEastAsia" w:hAnsiTheme="minorHAnsi"/>
            <w:sz w:val="22"/>
            <w:szCs w:val="22"/>
            <w:lang w:val="en-GB" w:eastAsia="en-GB"/>
          </w:rPr>
          <w:tab/>
        </w:r>
        <w:r w:rsidRPr="00940180">
          <w:rPr>
            <w:rStyle w:val="Hipervnculo"/>
          </w:rPr>
          <w:t>Valores</w:t>
        </w:r>
        <w:r>
          <w:rPr>
            <w:webHidden/>
          </w:rPr>
          <w:tab/>
        </w:r>
        <w:r>
          <w:rPr>
            <w:webHidden/>
          </w:rPr>
          <w:fldChar w:fldCharType="begin"/>
        </w:r>
        <w:r>
          <w:rPr>
            <w:webHidden/>
          </w:rPr>
          <w:instrText xml:space="preserve"> PAGEREF _Toc476053715 \h </w:instrText>
        </w:r>
        <w:r>
          <w:rPr>
            <w:webHidden/>
          </w:rPr>
        </w:r>
      </w:ins>
      <w:r>
        <w:rPr>
          <w:webHidden/>
        </w:rPr>
        <w:fldChar w:fldCharType="separate"/>
      </w:r>
      <w:ins w:id="147" w:author="rocio romero panero" w:date="2017-02-28T14:05:00Z">
        <w:r w:rsidR="008F33A2">
          <w:rPr>
            <w:webHidden/>
          </w:rPr>
          <w:t>20</w:t>
        </w:r>
      </w:ins>
      <w:ins w:id="148" w:author="rocio romero panero" w:date="2017-02-28T13:59:00Z">
        <w:r>
          <w:rPr>
            <w:webHidden/>
          </w:rPr>
          <w:fldChar w:fldCharType="end"/>
        </w:r>
        <w:r w:rsidRPr="00940180">
          <w:rPr>
            <w:rStyle w:val="Hipervnculo"/>
          </w:rPr>
          <w:fldChar w:fldCharType="end"/>
        </w:r>
      </w:ins>
    </w:p>
    <w:p w14:paraId="5809860A" w14:textId="77777777" w:rsidR="00B011E5" w:rsidRDefault="00B011E5">
      <w:pPr>
        <w:pStyle w:val="TDC2"/>
        <w:rPr>
          <w:ins w:id="149" w:author="rocio romero panero" w:date="2017-02-28T13:59:00Z"/>
          <w:rFonts w:asciiTheme="minorHAnsi" w:eastAsiaTheme="minorEastAsia" w:hAnsiTheme="minorHAnsi"/>
          <w:noProof/>
          <w:sz w:val="22"/>
          <w:lang w:val="en-GB" w:eastAsia="en-GB"/>
        </w:rPr>
      </w:pPr>
      <w:ins w:id="150"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"_Toc476053716"</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3.4</w:t>
        </w:r>
        <w:r>
          <w:rPr>
            <w:rFonts w:asciiTheme="minorHAnsi" w:eastAsiaTheme="minorEastAsia" w:hAnsiTheme="minorHAnsi"/>
            <w:noProof/>
            <w:sz w:val="22"/>
            <w:lang w:val="en-GB" w:eastAsia="en-GB"/>
          </w:rPr>
          <w:tab/>
        </w:r>
        <w:r w:rsidRPr="00940180">
          <w:rPr>
            <w:rStyle w:val="Hipervnculo"/>
            <w:noProof/>
          </w:rPr>
          <w:t>Estructura del servidor</w:t>
        </w:r>
        <w:r>
          <w:rPr>
            <w:noProof/>
            <w:webHidden/>
          </w:rPr>
          <w:tab/>
        </w:r>
        <w:r>
          <w:rPr>
            <w:noProof/>
            <w:webHidden/>
          </w:rPr>
          <w:fldChar w:fldCharType="begin"/>
        </w:r>
        <w:r>
          <w:rPr>
            <w:noProof/>
            <w:webHidden/>
          </w:rPr>
          <w:instrText xml:space="preserve"> PAGEREF _Toc476053716 \h </w:instrText>
        </w:r>
        <w:r>
          <w:rPr>
            <w:noProof/>
            <w:webHidden/>
          </w:rPr>
        </w:r>
      </w:ins>
      <w:r>
        <w:rPr>
          <w:noProof/>
          <w:webHidden/>
        </w:rPr>
        <w:fldChar w:fldCharType="separate"/>
      </w:r>
      <w:ins w:id="151" w:author="rocio romero panero" w:date="2017-02-28T14:05:00Z">
        <w:r w:rsidR="008F33A2">
          <w:rPr>
            <w:noProof/>
            <w:webHidden/>
          </w:rPr>
          <w:t>21</w:t>
        </w:r>
      </w:ins>
      <w:ins w:id="152" w:author="rocio romero panero" w:date="2017-02-28T13:59:00Z">
        <w:r>
          <w:rPr>
            <w:noProof/>
            <w:webHidden/>
          </w:rPr>
          <w:fldChar w:fldCharType="end"/>
        </w:r>
        <w:r w:rsidRPr="00940180">
          <w:rPr>
            <w:rStyle w:val="Hipervnculo"/>
            <w:noProof/>
          </w:rPr>
          <w:fldChar w:fldCharType="end"/>
        </w:r>
      </w:ins>
    </w:p>
    <w:p w14:paraId="00680228" w14:textId="77777777" w:rsidR="00B011E5" w:rsidRDefault="00B011E5">
      <w:pPr>
        <w:pStyle w:val="TDC3"/>
        <w:rPr>
          <w:ins w:id="153" w:author="rocio romero panero" w:date="2017-02-28T13:59:00Z"/>
          <w:rFonts w:asciiTheme="minorHAnsi" w:eastAsiaTheme="minorEastAsia" w:hAnsiTheme="minorHAnsi"/>
          <w:sz w:val="22"/>
          <w:szCs w:val="22"/>
          <w:lang w:val="en-GB" w:eastAsia="en-GB"/>
        </w:rPr>
      </w:pPr>
      <w:ins w:id="154" w:author="rocio romero panero" w:date="2017-02-28T13:59:00Z">
        <w:r w:rsidRPr="00940180">
          <w:rPr>
            <w:rStyle w:val="Hipervnculo"/>
          </w:rPr>
          <w:fldChar w:fldCharType="begin"/>
        </w:r>
        <w:r w:rsidRPr="00940180">
          <w:rPr>
            <w:rStyle w:val="Hipervnculo"/>
          </w:rPr>
          <w:instrText xml:space="preserve"> </w:instrText>
        </w:r>
        <w:r>
          <w:instrText>HYPERLINK \l "_Toc476053717"</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3.4.1</w:t>
        </w:r>
        <w:r>
          <w:rPr>
            <w:rFonts w:asciiTheme="minorHAnsi" w:eastAsiaTheme="minorEastAsia" w:hAnsiTheme="minorHAnsi"/>
            <w:sz w:val="22"/>
            <w:szCs w:val="22"/>
            <w:lang w:val="en-GB" w:eastAsia="en-GB"/>
          </w:rPr>
          <w:tab/>
        </w:r>
        <w:r w:rsidRPr="00940180">
          <w:rPr>
            <w:rStyle w:val="Hipervnculo"/>
          </w:rPr>
          <w:t>Archivo connectMongoose.js</w:t>
        </w:r>
        <w:r>
          <w:rPr>
            <w:webHidden/>
          </w:rPr>
          <w:tab/>
        </w:r>
        <w:r>
          <w:rPr>
            <w:webHidden/>
          </w:rPr>
          <w:fldChar w:fldCharType="begin"/>
        </w:r>
        <w:r>
          <w:rPr>
            <w:webHidden/>
          </w:rPr>
          <w:instrText xml:space="preserve"> PAGEREF _Toc476053717 \h </w:instrText>
        </w:r>
        <w:r>
          <w:rPr>
            <w:webHidden/>
          </w:rPr>
        </w:r>
      </w:ins>
      <w:r>
        <w:rPr>
          <w:webHidden/>
        </w:rPr>
        <w:fldChar w:fldCharType="separate"/>
      </w:r>
      <w:ins w:id="155" w:author="rocio romero panero" w:date="2017-02-28T14:05:00Z">
        <w:r w:rsidR="008F33A2">
          <w:rPr>
            <w:webHidden/>
          </w:rPr>
          <w:t>22</w:t>
        </w:r>
      </w:ins>
      <w:ins w:id="156" w:author="rocio romero panero" w:date="2017-02-28T13:59:00Z">
        <w:r>
          <w:rPr>
            <w:webHidden/>
          </w:rPr>
          <w:fldChar w:fldCharType="end"/>
        </w:r>
        <w:r w:rsidRPr="00940180">
          <w:rPr>
            <w:rStyle w:val="Hipervnculo"/>
          </w:rPr>
          <w:fldChar w:fldCharType="end"/>
        </w:r>
      </w:ins>
    </w:p>
    <w:p w14:paraId="312767D0" w14:textId="77777777" w:rsidR="00B011E5" w:rsidRDefault="00B011E5">
      <w:pPr>
        <w:pStyle w:val="TDC3"/>
        <w:rPr>
          <w:ins w:id="157" w:author="rocio romero panero" w:date="2017-02-28T13:59:00Z"/>
          <w:rFonts w:asciiTheme="minorHAnsi" w:eastAsiaTheme="minorEastAsia" w:hAnsiTheme="minorHAnsi"/>
          <w:sz w:val="22"/>
          <w:szCs w:val="22"/>
          <w:lang w:val="en-GB" w:eastAsia="en-GB"/>
        </w:rPr>
      </w:pPr>
      <w:ins w:id="158" w:author="rocio romero panero" w:date="2017-02-28T13:59:00Z">
        <w:r w:rsidRPr="00940180">
          <w:rPr>
            <w:rStyle w:val="Hipervnculo"/>
          </w:rPr>
          <w:fldChar w:fldCharType="begin"/>
        </w:r>
        <w:r w:rsidRPr="00940180">
          <w:rPr>
            <w:rStyle w:val="Hipervnculo"/>
          </w:rPr>
          <w:instrText xml:space="preserve"> </w:instrText>
        </w:r>
        <w:r>
          <w:instrText>HYPERLINK \l "_Toc476053718"</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3.4.2</w:t>
        </w:r>
        <w:r>
          <w:rPr>
            <w:rFonts w:asciiTheme="minorHAnsi" w:eastAsiaTheme="minorEastAsia" w:hAnsiTheme="minorHAnsi"/>
            <w:sz w:val="22"/>
            <w:szCs w:val="22"/>
            <w:lang w:val="en-GB" w:eastAsia="en-GB"/>
          </w:rPr>
          <w:tab/>
        </w:r>
        <w:r w:rsidRPr="00940180">
          <w:rPr>
            <w:rStyle w:val="Hipervnculo"/>
          </w:rPr>
          <w:t>questionModel y userModel</w:t>
        </w:r>
        <w:r>
          <w:rPr>
            <w:webHidden/>
          </w:rPr>
          <w:tab/>
        </w:r>
        <w:r>
          <w:rPr>
            <w:webHidden/>
          </w:rPr>
          <w:fldChar w:fldCharType="begin"/>
        </w:r>
        <w:r>
          <w:rPr>
            <w:webHidden/>
          </w:rPr>
          <w:instrText xml:space="preserve"> PAGEREF _Toc476053718 \h </w:instrText>
        </w:r>
        <w:r>
          <w:rPr>
            <w:webHidden/>
          </w:rPr>
        </w:r>
      </w:ins>
      <w:r>
        <w:rPr>
          <w:webHidden/>
        </w:rPr>
        <w:fldChar w:fldCharType="separate"/>
      </w:r>
      <w:ins w:id="159" w:author="rocio romero panero" w:date="2017-02-28T14:05:00Z">
        <w:r w:rsidR="008F33A2">
          <w:rPr>
            <w:webHidden/>
          </w:rPr>
          <w:t>22</w:t>
        </w:r>
      </w:ins>
      <w:ins w:id="160" w:author="rocio romero panero" w:date="2017-02-28T13:59:00Z">
        <w:r>
          <w:rPr>
            <w:webHidden/>
          </w:rPr>
          <w:fldChar w:fldCharType="end"/>
        </w:r>
        <w:r w:rsidRPr="00940180">
          <w:rPr>
            <w:rStyle w:val="Hipervnculo"/>
          </w:rPr>
          <w:fldChar w:fldCharType="end"/>
        </w:r>
      </w:ins>
    </w:p>
    <w:p w14:paraId="4FC661A4" w14:textId="77777777" w:rsidR="00B011E5" w:rsidRDefault="00B011E5">
      <w:pPr>
        <w:pStyle w:val="TDC3"/>
        <w:rPr>
          <w:ins w:id="161" w:author="rocio romero panero" w:date="2017-02-28T13:59:00Z"/>
          <w:rFonts w:asciiTheme="minorHAnsi" w:eastAsiaTheme="minorEastAsia" w:hAnsiTheme="minorHAnsi"/>
          <w:sz w:val="22"/>
          <w:szCs w:val="22"/>
          <w:lang w:val="en-GB" w:eastAsia="en-GB"/>
        </w:rPr>
      </w:pPr>
      <w:ins w:id="162" w:author="rocio romero panero" w:date="2017-02-28T13:59:00Z">
        <w:r w:rsidRPr="00940180">
          <w:rPr>
            <w:rStyle w:val="Hipervnculo"/>
          </w:rPr>
          <w:fldChar w:fldCharType="begin"/>
        </w:r>
        <w:r w:rsidRPr="00940180">
          <w:rPr>
            <w:rStyle w:val="Hipervnculo"/>
          </w:rPr>
          <w:instrText xml:space="preserve"> </w:instrText>
        </w:r>
        <w:r>
          <w:instrText>HYPERLINK \l "_Toc476053719"</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3.4.3</w:t>
        </w:r>
        <w:r>
          <w:rPr>
            <w:rFonts w:asciiTheme="minorHAnsi" w:eastAsiaTheme="minorEastAsia" w:hAnsiTheme="minorHAnsi"/>
            <w:sz w:val="22"/>
            <w:szCs w:val="22"/>
            <w:lang w:val="en-GB" w:eastAsia="en-GB"/>
          </w:rPr>
          <w:tab/>
        </w:r>
        <w:r w:rsidRPr="00940180">
          <w:rPr>
            <w:rStyle w:val="Hipervnculo"/>
          </w:rPr>
          <w:t>Archivo middleware.js</w:t>
        </w:r>
        <w:r>
          <w:rPr>
            <w:webHidden/>
          </w:rPr>
          <w:tab/>
        </w:r>
        <w:r>
          <w:rPr>
            <w:webHidden/>
          </w:rPr>
          <w:fldChar w:fldCharType="begin"/>
        </w:r>
        <w:r>
          <w:rPr>
            <w:webHidden/>
          </w:rPr>
          <w:instrText xml:space="preserve"> PAGEREF _Toc476053719 \h </w:instrText>
        </w:r>
        <w:r>
          <w:rPr>
            <w:webHidden/>
          </w:rPr>
        </w:r>
      </w:ins>
      <w:r>
        <w:rPr>
          <w:webHidden/>
        </w:rPr>
        <w:fldChar w:fldCharType="separate"/>
      </w:r>
      <w:ins w:id="163" w:author="rocio romero panero" w:date="2017-02-28T14:05:00Z">
        <w:r w:rsidR="008F33A2">
          <w:rPr>
            <w:webHidden/>
          </w:rPr>
          <w:t>22</w:t>
        </w:r>
      </w:ins>
      <w:ins w:id="164" w:author="rocio romero panero" w:date="2017-02-28T13:59:00Z">
        <w:r>
          <w:rPr>
            <w:webHidden/>
          </w:rPr>
          <w:fldChar w:fldCharType="end"/>
        </w:r>
        <w:r w:rsidRPr="00940180">
          <w:rPr>
            <w:rStyle w:val="Hipervnculo"/>
          </w:rPr>
          <w:fldChar w:fldCharType="end"/>
        </w:r>
      </w:ins>
    </w:p>
    <w:p w14:paraId="089CB8F5" w14:textId="77777777" w:rsidR="00B011E5" w:rsidRDefault="00B011E5">
      <w:pPr>
        <w:pStyle w:val="TDC3"/>
        <w:rPr>
          <w:ins w:id="165" w:author="rocio romero panero" w:date="2017-02-28T13:59:00Z"/>
          <w:rFonts w:asciiTheme="minorHAnsi" w:eastAsiaTheme="minorEastAsia" w:hAnsiTheme="minorHAnsi"/>
          <w:sz w:val="22"/>
          <w:szCs w:val="22"/>
          <w:lang w:val="en-GB" w:eastAsia="en-GB"/>
        </w:rPr>
      </w:pPr>
      <w:ins w:id="166" w:author="rocio romero panero" w:date="2017-02-28T13:59:00Z">
        <w:r w:rsidRPr="00940180">
          <w:rPr>
            <w:rStyle w:val="Hipervnculo"/>
          </w:rPr>
          <w:fldChar w:fldCharType="begin"/>
        </w:r>
        <w:r w:rsidRPr="00940180">
          <w:rPr>
            <w:rStyle w:val="Hipervnculo"/>
          </w:rPr>
          <w:instrText xml:space="preserve"> </w:instrText>
        </w:r>
        <w:r>
          <w:instrText>HYPERLINK \l "_Toc476053720"</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3.4.4</w:t>
        </w:r>
        <w:r>
          <w:rPr>
            <w:rFonts w:asciiTheme="minorHAnsi" w:eastAsiaTheme="minorEastAsia" w:hAnsiTheme="minorHAnsi"/>
            <w:sz w:val="22"/>
            <w:szCs w:val="22"/>
            <w:lang w:val="en-GB" w:eastAsia="en-GB"/>
          </w:rPr>
          <w:tab/>
        </w:r>
        <w:r w:rsidRPr="00940180">
          <w:rPr>
            <w:rStyle w:val="Hipervnculo"/>
          </w:rPr>
          <w:t>Archivo services.js</w:t>
        </w:r>
        <w:r>
          <w:rPr>
            <w:webHidden/>
          </w:rPr>
          <w:tab/>
        </w:r>
        <w:r>
          <w:rPr>
            <w:webHidden/>
          </w:rPr>
          <w:fldChar w:fldCharType="begin"/>
        </w:r>
        <w:r>
          <w:rPr>
            <w:webHidden/>
          </w:rPr>
          <w:instrText xml:space="preserve"> PAGEREF _Toc476053720 \h </w:instrText>
        </w:r>
        <w:r>
          <w:rPr>
            <w:webHidden/>
          </w:rPr>
        </w:r>
      </w:ins>
      <w:r>
        <w:rPr>
          <w:webHidden/>
        </w:rPr>
        <w:fldChar w:fldCharType="separate"/>
      </w:r>
      <w:ins w:id="167" w:author="rocio romero panero" w:date="2017-02-28T14:05:00Z">
        <w:r w:rsidR="008F33A2">
          <w:rPr>
            <w:webHidden/>
          </w:rPr>
          <w:t>22</w:t>
        </w:r>
      </w:ins>
      <w:ins w:id="168" w:author="rocio romero panero" w:date="2017-02-28T13:59:00Z">
        <w:r>
          <w:rPr>
            <w:webHidden/>
          </w:rPr>
          <w:fldChar w:fldCharType="end"/>
        </w:r>
        <w:r w:rsidRPr="00940180">
          <w:rPr>
            <w:rStyle w:val="Hipervnculo"/>
          </w:rPr>
          <w:fldChar w:fldCharType="end"/>
        </w:r>
      </w:ins>
    </w:p>
    <w:p w14:paraId="7F704373" w14:textId="77777777" w:rsidR="00B011E5" w:rsidRDefault="00B011E5">
      <w:pPr>
        <w:pStyle w:val="TDC3"/>
        <w:rPr>
          <w:ins w:id="169" w:author="rocio romero panero" w:date="2017-02-28T13:59:00Z"/>
          <w:rFonts w:asciiTheme="minorHAnsi" w:eastAsiaTheme="minorEastAsia" w:hAnsiTheme="minorHAnsi"/>
          <w:sz w:val="22"/>
          <w:szCs w:val="22"/>
          <w:lang w:val="en-GB" w:eastAsia="en-GB"/>
        </w:rPr>
      </w:pPr>
      <w:ins w:id="170" w:author="rocio romero panero" w:date="2017-02-28T13:59:00Z">
        <w:r w:rsidRPr="00940180">
          <w:rPr>
            <w:rStyle w:val="Hipervnculo"/>
          </w:rPr>
          <w:lastRenderedPageBreak/>
          <w:fldChar w:fldCharType="begin"/>
        </w:r>
        <w:r w:rsidRPr="00940180">
          <w:rPr>
            <w:rStyle w:val="Hipervnculo"/>
          </w:rPr>
          <w:instrText xml:space="preserve"> </w:instrText>
        </w:r>
        <w:r>
          <w:instrText>HYPERLINK \l "_Toc476053721"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3.4.5</w:t>
        </w:r>
        <w:r>
          <w:rPr>
            <w:rFonts w:asciiTheme="minorHAnsi" w:eastAsiaTheme="minorEastAsia" w:hAnsiTheme="minorHAnsi"/>
            <w:sz w:val="22"/>
            <w:szCs w:val="22"/>
            <w:lang w:val="en-GB" w:eastAsia="en-GB"/>
          </w:rPr>
          <w:tab/>
        </w:r>
        <w:r w:rsidRPr="00940180">
          <w:rPr>
            <w:rStyle w:val="Hipervnculo"/>
          </w:rPr>
          <w:t>Archivos password.js, question.js, upload.js y users.js</w:t>
        </w:r>
        <w:r>
          <w:rPr>
            <w:webHidden/>
          </w:rPr>
          <w:tab/>
        </w:r>
        <w:r>
          <w:rPr>
            <w:webHidden/>
          </w:rPr>
          <w:fldChar w:fldCharType="begin"/>
        </w:r>
        <w:r>
          <w:rPr>
            <w:webHidden/>
          </w:rPr>
          <w:instrText xml:space="preserve"> PAGEREF _Toc476053721 \h </w:instrText>
        </w:r>
        <w:r>
          <w:rPr>
            <w:webHidden/>
          </w:rPr>
        </w:r>
      </w:ins>
      <w:r>
        <w:rPr>
          <w:webHidden/>
        </w:rPr>
        <w:fldChar w:fldCharType="separate"/>
      </w:r>
      <w:ins w:id="171" w:author="rocio romero panero" w:date="2017-02-28T14:05:00Z">
        <w:r w:rsidR="008F33A2">
          <w:rPr>
            <w:webHidden/>
          </w:rPr>
          <w:t>22</w:t>
        </w:r>
      </w:ins>
      <w:ins w:id="172" w:author="rocio romero panero" w:date="2017-02-28T13:59:00Z">
        <w:r>
          <w:rPr>
            <w:webHidden/>
          </w:rPr>
          <w:fldChar w:fldCharType="end"/>
        </w:r>
        <w:r w:rsidRPr="00940180">
          <w:rPr>
            <w:rStyle w:val="Hipervnculo"/>
          </w:rPr>
          <w:fldChar w:fldCharType="end"/>
        </w:r>
      </w:ins>
    </w:p>
    <w:p w14:paraId="10D898AD" w14:textId="77777777" w:rsidR="00B011E5" w:rsidRDefault="00B011E5">
      <w:pPr>
        <w:pStyle w:val="TDC3"/>
        <w:rPr>
          <w:ins w:id="173" w:author="rocio romero panero" w:date="2017-02-28T13:59:00Z"/>
          <w:rFonts w:asciiTheme="minorHAnsi" w:eastAsiaTheme="minorEastAsia" w:hAnsiTheme="minorHAnsi"/>
          <w:sz w:val="22"/>
          <w:szCs w:val="22"/>
          <w:lang w:val="en-GB" w:eastAsia="en-GB"/>
        </w:rPr>
      </w:pPr>
      <w:ins w:id="174" w:author="rocio romero panero" w:date="2017-02-28T13:59:00Z">
        <w:r w:rsidRPr="00940180">
          <w:rPr>
            <w:rStyle w:val="Hipervnculo"/>
          </w:rPr>
          <w:fldChar w:fldCharType="begin"/>
        </w:r>
        <w:r w:rsidRPr="00940180">
          <w:rPr>
            <w:rStyle w:val="Hipervnculo"/>
          </w:rPr>
          <w:instrText xml:space="preserve"> </w:instrText>
        </w:r>
        <w:r>
          <w:instrText>HYPERLINK \l "_Toc476053722"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3.4.6</w:t>
        </w:r>
        <w:r>
          <w:rPr>
            <w:rFonts w:asciiTheme="minorHAnsi" w:eastAsiaTheme="minorEastAsia" w:hAnsiTheme="minorHAnsi"/>
            <w:sz w:val="22"/>
            <w:szCs w:val="22"/>
            <w:lang w:val="en-GB" w:eastAsia="en-GB"/>
          </w:rPr>
          <w:tab/>
        </w:r>
        <w:r w:rsidRPr="00940180">
          <w:rPr>
            <w:rStyle w:val="Hipervnculo"/>
          </w:rPr>
          <w:t>Archivo app.js</w:t>
        </w:r>
        <w:r>
          <w:rPr>
            <w:webHidden/>
          </w:rPr>
          <w:tab/>
        </w:r>
        <w:r>
          <w:rPr>
            <w:webHidden/>
          </w:rPr>
          <w:fldChar w:fldCharType="begin"/>
        </w:r>
        <w:r>
          <w:rPr>
            <w:webHidden/>
          </w:rPr>
          <w:instrText xml:space="preserve"> PAGEREF _Toc476053722 \h </w:instrText>
        </w:r>
        <w:r>
          <w:rPr>
            <w:webHidden/>
          </w:rPr>
        </w:r>
      </w:ins>
      <w:r>
        <w:rPr>
          <w:webHidden/>
        </w:rPr>
        <w:fldChar w:fldCharType="separate"/>
      </w:r>
      <w:ins w:id="175" w:author="rocio romero panero" w:date="2017-02-28T14:05:00Z">
        <w:r w:rsidR="008F33A2">
          <w:rPr>
            <w:webHidden/>
          </w:rPr>
          <w:t>22</w:t>
        </w:r>
      </w:ins>
      <w:ins w:id="176" w:author="rocio romero panero" w:date="2017-02-28T13:59:00Z">
        <w:r>
          <w:rPr>
            <w:webHidden/>
          </w:rPr>
          <w:fldChar w:fldCharType="end"/>
        </w:r>
        <w:r w:rsidRPr="00940180">
          <w:rPr>
            <w:rStyle w:val="Hipervnculo"/>
          </w:rPr>
          <w:fldChar w:fldCharType="end"/>
        </w:r>
      </w:ins>
    </w:p>
    <w:p w14:paraId="6065EF1A" w14:textId="77777777" w:rsidR="00B011E5" w:rsidRDefault="00B011E5">
      <w:pPr>
        <w:pStyle w:val="TDC3"/>
        <w:rPr>
          <w:ins w:id="177" w:author="rocio romero panero" w:date="2017-02-28T13:59:00Z"/>
          <w:rFonts w:asciiTheme="minorHAnsi" w:eastAsiaTheme="minorEastAsia" w:hAnsiTheme="minorHAnsi"/>
          <w:sz w:val="22"/>
          <w:szCs w:val="22"/>
          <w:lang w:val="en-GB" w:eastAsia="en-GB"/>
        </w:rPr>
      </w:pPr>
      <w:ins w:id="178" w:author="rocio romero panero" w:date="2017-02-28T13:59:00Z">
        <w:r w:rsidRPr="00940180">
          <w:rPr>
            <w:rStyle w:val="Hipervnculo"/>
          </w:rPr>
          <w:fldChar w:fldCharType="begin"/>
        </w:r>
        <w:r w:rsidRPr="00940180">
          <w:rPr>
            <w:rStyle w:val="Hipervnculo"/>
          </w:rPr>
          <w:instrText xml:space="preserve"> </w:instrText>
        </w:r>
        <w:r>
          <w:instrText>HYPERLINK \l "_Toc476053723"</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3.4.7</w:t>
        </w:r>
        <w:r>
          <w:rPr>
            <w:rFonts w:asciiTheme="minorHAnsi" w:eastAsiaTheme="minorEastAsia" w:hAnsiTheme="minorHAnsi"/>
            <w:sz w:val="22"/>
            <w:szCs w:val="22"/>
            <w:lang w:val="en-GB" w:eastAsia="en-GB"/>
          </w:rPr>
          <w:tab/>
        </w:r>
        <w:r w:rsidRPr="00940180">
          <w:rPr>
            <w:rStyle w:val="Hipervnculo"/>
          </w:rPr>
          <w:t>Archivo config.js</w:t>
        </w:r>
        <w:r>
          <w:rPr>
            <w:webHidden/>
          </w:rPr>
          <w:tab/>
        </w:r>
        <w:r>
          <w:rPr>
            <w:webHidden/>
          </w:rPr>
          <w:fldChar w:fldCharType="begin"/>
        </w:r>
        <w:r>
          <w:rPr>
            <w:webHidden/>
          </w:rPr>
          <w:instrText xml:space="preserve"> PAGEREF _Toc476053723 \h </w:instrText>
        </w:r>
        <w:r>
          <w:rPr>
            <w:webHidden/>
          </w:rPr>
        </w:r>
      </w:ins>
      <w:r>
        <w:rPr>
          <w:webHidden/>
        </w:rPr>
        <w:fldChar w:fldCharType="separate"/>
      </w:r>
      <w:ins w:id="179" w:author="rocio romero panero" w:date="2017-02-28T14:05:00Z">
        <w:r w:rsidR="008F33A2">
          <w:rPr>
            <w:webHidden/>
          </w:rPr>
          <w:t>22</w:t>
        </w:r>
      </w:ins>
      <w:ins w:id="180" w:author="rocio romero panero" w:date="2017-02-28T13:59:00Z">
        <w:r>
          <w:rPr>
            <w:webHidden/>
          </w:rPr>
          <w:fldChar w:fldCharType="end"/>
        </w:r>
        <w:r w:rsidRPr="00940180">
          <w:rPr>
            <w:rStyle w:val="Hipervnculo"/>
          </w:rPr>
          <w:fldChar w:fldCharType="end"/>
        </w:r>
      </w:ins>
    </w:p>
    <w:p w14:paraId="41929282" w14:textId="77777777" w:rsidR="00B011E5" w:rsidRDefault="00B011E5">
      <w:pPr>
        <w:pStyle w:val="TDC3"/>
        <w:rPr>
          <w:ins w:id="181" w:author="rocio romero panero" w:date="2017-02-28T13:59:00Z"/>
          <w:rFonts w:asciiTheme="minorHAnsi" w:eastAsiaTheme="minorEastAsia" w:hAnsiTheme="minorHAnsi"/>
          <w:sz w:val="22"/>
          <w:szCs w:val="22"/>
          <w:lang w:val="en-GB" w:eastAsia="en-GB"/>
        </w:rPr>
      </w:pPr>
      <w:ins w:id="182" w:author="rocio romero panero" w:date="2017-02-28T13:59:00Z">
        <w:r w:rsidRPr="00940180">
          <w:rPr>
            <w:rStyle w:val="Hipervnculo"/>
          </w:rPr>
          <w:fldChar w:fldCharType="begin"/>
        </w:r>
        <w:r w:rsidRPr="00940180">
          <w:rPr>
            <w:rStyle w:val="Hipervnculo"/>
          </w:rPr>
          <w:instrText xml:space="preserve"> </w:instrText>
        </w:r>
        <w:r>
          <w:instrText>HYPERLINK \l "_Toc476053724"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3.4.8</w:t>
        </w:r>
        <w:r>
          <w:rPr>
            <w:rFonts w:asciiTheme="minorHAnsi" w:eastAsiaTheme="minorEastAsia" w:hAnsiTheme="minorHAnsi"/>
            <w:sz w:val="22"/>
            <w:szCs w:val="22"/>
            <w:lang w:val="en-GB" w:eastAsia="en-GB"/>
          </w:rPr>
          <w:tab/>
        </w:r>
        <w:r w:rsidRPr="00940180">
          <w:rPr>
            <w:rStyle w:val="Hipervnculo"/>
          </w:rPr>
          <w:t>Archivo package.json</w:t>
        </w:r>
        <w:r>
          <w:rPr>
            <w:webHidden/>
          </w:rPr>
          <w:tab/>
        </w:r>
        <w:r>
          <w:rPr>
            <w:webHidden/>
          </w:rPr>
          <w:fldChar w:fldCharType="begin"/>
        </w:r>
        <w:r>
          <w:rPr>
            <w:webHidden/>
          </w:rPr>
          <w:instrText xml:space="preserve"> PAGEREF _Toc476053724 \h </w:instrText>
        </w:r>
        <w:r>
          <w:rPr>
            <w:webHidden/>
          </w:rPr>
        </w:r>
      </w:ins>
      <w:r>
        <w:rPr>
          <w:webHidden/>
        </w:rPr>
        <w:fldChar w:fldCharType="separate"/>
      </w:r>
      <w:ins w:id="183" w:author="rocio romero panero" w:date="2017-02-28T14:05:00Z">
        <w:r w:rsidR="008F33A2">
          <w:rPr>
            <w:webHidden/>
          </w:rPr>
          <w:t>23</w:t>
        </w:r>
      </w:ins>
      <w:ins w:id="184" w:author="rocio romero panero" w:date="2017-02-28T13:59:00Z">
        <w:r>
          <w:rPr>
            <w:webHidden/>
          </w:rPr>
          <w:fldChar w:fldCharType="end"/>
        </w:r>
        <w:r w:rsidRPr="00940180">
          <w:rPr>
            <w:rStyle w:val="Hipervnculo"/>
          </w:rPr>
          <w:fldChar w:fldCharType="end"/>
        </w:r>
      </w:ins>
    </w:p>
    <w:p w14:paraId="2F0B6BCE" w14:textId="77777777" w:rsidR="00B011E5" w:rsidRDefault="00B011E5">
      <w:pPr>
        <w:pStyle w:val="TDC3"/>
        <w:rPr>
          <w:ins w:id="185" w:author="rocio romero panero" w:date="2017-02-28T13:59:00Z"/>
          <w:rFonts w:asciiTheme="minorHAnsi" w:eastAsiaTheme="minorEastAsia" w:hAnsiTheme="minorHAnsi"/>
          <w:sz w:val="22"/>
          <w:szCs w:val="22"/>
          <w:lang w:val="en-GB" w:eastAsia="en-GB"/>
        </w:rPr>
      </w:pPr>
      <w:ins w:id="186" w:author="rocio romero panero" w:date="2017-02-28T13:59:00Z">
        <w:r w:rsidRPr="00940180">
          <w:rPr>
            <w:rStyle w:val="Hipervnculo"/>
          </w:rPr>
          <w:fldChar w:fldCharType="begin"/>
        </w:r>
        <w:r w:rsidRPr="00940180">
          <w:rPr>
            <w:rStyle w:val="Hipervnculo"/>
          </w:rPr>
          <w:instrText xml:space="preserve"> </w:instrText>
        </w:r>
        <w:r>
          <w:instrText>HYPERLINK \l "_Toc476053725"</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3.4.9</w:t>
        </w:r>
        <w:r>
          <w:rPr>
            <w:rFonts w:asciiTheme="minorHAnsi" w:eastAsiaTheme="minorEastAsia" w:hAnsiTheme="minorHAnsi"/>
            <w:sz w:val="22"/>
            <w:szCs w:val="22"/>
            <w:lang w:val="en-GB" w:eastAsia="en-GB"/>
          </w:rPr>
          <w:tab/>
        </w:r>
        <w:r w:rsidRPr="00940180">
          <w:rPr>
            <w:rStyle w:val="Hipervnculo"/>
          </w:rPr>
          <w:t>Módulos utilizados</w:t>
        </w:r>
        <w:r>
          <w:rPr>
            <w:webHidden/>
          </w:rPr>
          <w:tab/>
        </w:r>
        <w:r>
          <w:rPr>
            <w:webHidden/>
          </w:rPr>
          <w:fldChar w:fldCharType="begin"/>
        </w:r>
        <w:r>
          <w:rPr>
            <w:webHidden/>
          </w:rPr>
          <w:instrText xml:space="preserve"> PAGEREF _Toc476053725 \h </w:instrText>
        </w:r>
        <w:r>
          <w:rPr>
            <w:webHidden/>
          </w:rPr>
        </w:r>
      </w:ins>
      <w:r>
        <w:rPr>
          <w:webHidden/>
        </w:rPr>
        <w:fldChar w:fldCharType="separate"/>
      </w:r>
      <w:ins w:id="187" w:author="rocio romero panero" w:date="2017-02-28T14:05:00Z">
        <w:r w:rsidR="008F33A2">
          <w:rPr>
            <w:webHidden/>
          </w:rPr>
          <w:t>23</w:t>
        </w:r>
      </w:ins>
      <w:ins w:id="188" w:author="rocio romero panero" w:date="2017-02-28T13:59:00Z">
        <w:r>
          <w:rPr>
            <w:webHidden/>
          </w:rPr>
          <w:fldChar w:fldCharType="end"/>
        </w:r>
        <w:r w:rsidRPr="00940180">
          <w:rPr>
            <w:rStyle w:val="Hipervnculo"/>
          </w:rPr>
          <w:fldChar w:fldCharType="end"/>
        </w:r>
      </w:ins>
    </w:p>
    <w:p w14:paraId="64338ADC" w14:textId="77777777" w:rsidR="00B011E5" w:rsidRDefault="00B011E5">
      <w:pPr>
        <w:pStyle w:val="TDC2"/>
        <w:rPr>
          <w:ins w:id="189" w:author="rocio romero panero" w:date="2017-02-28T13:59:00Z"/>
          <w:rFonts w:asciiTheme="minorHAnsi" w:eastAsiaTheme="minorEastAsia" w:hAnsiTheme="minorHAnsi"/>
          <w:noProof/>
          <w:sz w:val="22"/>
          <w:lang w:val="en-GB" w:eastAsia="en-GB"/>
        </w:rPr>
      </w:pPr>
      <w:ins w:id="190"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"_Toc476053726"</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3.5</w:t>
        </w:r>
        <w:r>
          <w:rPr>
            <w:rFonts w:asciiTheme="minorHAnsi" w:eastAsiaTheme="minorEastAsia" w:hAnsiTheme="minorHAnsi"/>
            <w:noProof/>
            <w:sz w:val="22"/>
            <w:lang w:val="en-GB" w:eastAsia="en-GB"/>
          </w:rPr>
          <w:tab/>
        </w:r>
        <w:r w:rsidRPr="00940180">
          <w:rPr>
            <w:rStyle w:val="Hipervnculo"/>
            <w:noProof/>
          </w:rPr>
          <w:t>Acceso a los archivos de audio e imagen</w:t>
        </w:r>
        <w:r>
          <w:rPr>
            <w:noProof/>
            <w:webHidden/>
          </w:rPr>
          <w:tab/>
        </w:r>
        <w:r>
          <w:rPr>
            <w:noProof/>
            <w:webHidden/>
          </w:rPr>
          <w:fldChar w:fldCharType="begin"/>
        </w:r>
        <w:r>
          <w:rPr>
            <w:noProof/>
            <w:webHidden/>
          </w:rPr>
          <w:instrText xml:space="preserve"> PAGEREF _Toc476053726 \h </w:instrText>
        </w:r>
        <w:r>
          <w:rPr>
            <w:noProof/>
            <w:webHidden/>
          </w:rPr>
        </w:r>
      </w:ins>
      <w:r>
        <w:rPr>
          <w:noProof/>
          <w:webHidden/>
        </w:rPr>
        <w:fldChar w:fldCharType="separate"/>
      </w:r>
      <w:ins w:id="191" w:author="rocio romero panero" w:date="2017-02-28T14:05:00Z">
        <w:r w:rsidR="008F33A2">
          <w:rPr>
            <w:noProof/>
            <w:webHidden/>
          </w:rPr>
          <w:t>23</w:t>
        </w:r>
      </w:ins>
      <w:ins w:id="192" w:author="rocio romero panero" w:date="2017-02-28T13:59:00Z">
        <w:r>
          <w:rPr>
            <w:noProof/>
            <w:webHidden/>
          </w:rPr>
          <w:fldChar w:fldCharType="end"/>
        </w:r>
        <w:r w:rsidRPr="00940180">
          <w:rPr>
            <w:rStyle w:val="Hipervnculo"/>
            <w:noProof/>
          </w:rPr>
          <w:fldChar w:fldCharType="end"/>
        </w:r>
      </w:ins>
    </w:p>
    <w:p w14:paraId="28630FA3" w14:textId="77777777" w:rsidR="00B011E5" w:rsidRDefault="00B011E5">
      <w:pPr>
        <w:pStyle w:val="TDC2"/>
        <w:rPr>
          <w:ins w:id="193" w:author="rocio romero panero" w:date="2017-02-28T13:59:00Z"/>
          <w:rFonts w:asciiTheme="minorHAnsi" w:eastAsiaTheme="minorEastAsia" w:hAnsiTheme="minorHAnsi"/>
          <w:noProof/>
          <w:sz w:val="22"/>
          <w:lang w:val="en-GB" w:eastAsia="en-GB"/>
        </w:rPr>
      </w:pPr>
      <w:ins w:id="194"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"_Toc476053727"</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3.6</w:t>
        </w:r>
        <w:r>
          <w:rPr>
            <w:rFonts w:asciiTheme="minorHAnsi" w:eastAsiaTheme="minorEastAsia" w:hAnsiTheme="minorHAnsi"/>
            <w:noProof/>
            <w:sz w:val="22"/>
            <w:lang w:val="en-GB" w:eastAsia="en-GB"/>
          </w:rPr>
          <w:tab/>
        </w:r>
        <w:r w:rsidRPr="00940180">
          <w:rPr>
            <w:rStyle w:val="Hipervnculo"/>
            <w:noProof/>
          </w:rPr>
          <w:t>Reproducción de los audios</w:t>
        </w:r>
        <w:r>
          <w:rPr>
            <w:noProof/>
            <w:webHidden/>
          </w:rPr>
          <w:tab/>
        </w:r>
        <w:r>
          <w:rPr>
            <w:noProof/>
            <w:webHidden/>
          </w:rPr>
          <w:fldChar w:fldCharType="begin"/>
        </w:r>
        <w:r>
          <w:rPr>
            <w:noProof/>
            <w:webHidden/>
          </w:rPr>
          <w:instrText xml:space="preserve"> PAGEREF _Toc476053727 \h </w:instrText>
        </w:r>
        <w:r>
          <w:rPr>
            <w:noProof/>
            <w:webHidden/>
          </w:rPr>
        </w:r>
      </w:ins>
      <w:r>
        <w:rPr>
          <w:noProof/>
          <w:webHidden/>
        </w:rPr>
        <w:fldChar w:fldCharType="separate"/>
      </w:r>
      <w:ins w:id="195" w:author="rocio romero panero" w:date="2017-02-28T14:05:00Z">
        <w:r w:rsidR="008F33A2">
          <w:rPr>
            <w:noProof/>
            <w:webHidden/>
          </w:rPr>
          <w:t>24</w:t>
        </w:r>
      </w:ins>
      <w:ins w:id="196" w:author="rocio romero panero" w:date="2017-02-28T13:59:00Z">
        <w:r>
          <w:rPr>
            <w:noProof/>
            <w:webHidden/>
          </w:rPr>
          <w:fldChar w:fldCharType="end"/>
        </w:r>
        <w:r w:rsidRPr="00940180">
          <w:rPr>
            <w:rStyle w:val="Hipervnculo"/>
            <w:noProof/>
          </w:rPr>
          <w:fldChar w:fldCharType="end"/>
        </w:r>
      </w:ins>
    </w:p>
    <w:p w14:paraId="7B5BA166" w14:textId="77777777" w:rsidR="00B011E5" w:rsidRDefault="00B011E5">
      <w:pPr>
        <w:pStyle w:val="TDC2"/>
        <w:rPr>
          <w:ins w:id="197" w:author="rocio romero panero" w:date="2017-02-28T13:59:00Z"/>
          <w:rFonts w:asciiTheme="minorHAnsi" w:eastAsiaTheme="minorEastAsia" w:hAnsiTheme="minorHAnsi"/>
          <w:noProof/>
          <w:sz w:val="22"/>
          <w:lang w:val="en-GB" w:eastAsia="en-GB"/>
        </w:rPr>
      </w:pPr>
      <w:ins w:id="198"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"_Toc476053728"</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3.7</w:t>
        </w:r>
        <w:r>
          <w:rPr>
            <w:rFonts w:asciiTheme="minorHAnsi" w:eastAsiaTheme="minorEastAsia" w:hAnsiTheme="minorHAnsi"/>
            <w:noProof/>
            <w:sz w:val="22"/>
            <w:lang w:val="en-GB" w:eastAsia="en-GB"/>
          </w:rPr>
          <w:tab/>
        </w:r>
        <w:r w:rsidRPr="00940180">
          <w:rPr>
            <w:rStyle w:val="Hipervnculo"/>
            <w:noProof/>
          </w:rPr>
          <w:t>Software utilizado para el desarrollo</w:t>
        </w:r>
        <w:r>
          <w:rPr>
            <w:noProof/>
            <w:webHidden/>
          </w:rPr>
          <w:tab/>
        </w:r>
        <w:r>
          <w:rPr>
            <w:noProof/>
            <w:webHidden/>
          </w:rPr>
          <w:fldChar w:fldCharType="begin"/>
        </w:r>
        <w:r>
          <w:rPr>
            <w:noProof/>
            <w:webHidden/>
          </w:rPr>
          <w:instrText xml:space="preserve"> PAGEREF _Toc476053728 \h </w:instrText>
        </w:r>
        <w:r>
          <w:rPr>
            <w:noProof/>
            <w:webHidden/>
          </w:rPr>
        </w:r>
      </w:ins>
      <w:r>
        <w:rPr>
          <w:noProof/>
          <w:webHidden/>
        </w:rPr>
        <w:fldChar w:fldCharType="separate"/>
      </w:r>
      <w:ins w:id="199" w:author="rocio romero panero" w:date="2017-02-28T14:05:00Z">
        <w:r w:rsidR="008F33A2">
          <w:rPr>
            <w:noProof/>
            <w:webHidden/>
          </w:rPr>
          <w:t>24</w:t>
        </w:r>
      </w:ins>
      <w:ins w:id="200" w:author="rocio romero panero" w:date="2017-02-28T13:59:00Z">
        <w:r>
          <w:rPr>
            <w:noProof/>
            <w:webHidden/>
          </w:rPr>
          <w:fldChar w:fldCharType="end"/>
        </w:r>
        <w:r w:rsidRPr="00940180">
          <w:rPr>
            <w:rStyle w:val="Hipervnculo"/>
            <w:noProof/>
          </w:rPr>
          <w:fldChar w:fldCharType="end"/>
        </w:r>
      </w:ins>
    </w:p>
    <w:p w14:paraId="054BC74F" w14:textId="77777777" w:rsidR="00B011E5" w:rsidRDefault="00B011E5">
      <w:pPr>
        <w:pStyle w:val="TDC3"/>
        <w:rPr>
          <w:ins w:id="201" w:author="rocio romero panero" w:date="2017-02-28T13:59:00Z"/>
          <w:rFonts w:asciiTheme="minorHAnsi" w:eastAsiaTheme="minorEastAsia" w:hAnsiTheme="minorHAnsi"/>
          <w:sz w:val="22"/>
          <w:szCs w:val="22"/>
          <w:lang w:val="en-GB" w:eastAsia="en-GB"/>
        </w:rPr>
      </w:pPr>
      <w:ins w:id="202" w:author="rocio romero panero" w:date="2017-02-28T13:59:00Z">
        <w:r w:rsidRPr="00940180">
          <w:rPr>
            <w:rStyle w:val="Hipervnculo"/>
          </w:rPr>
          <w:fldChar w:fldCharType="begin"/>
        </w:r>
        <w:r w:rsidRPr="00940180">
          <w:rPr>
            <w:rStyle w:val="Hipervnculo"/>
          </w:rPr>
          <w:instrText xml:space="preserve"> </w:instrText>
        </w:r>
        <w:r>
          <w:instrText>HYPERLINK \l "_Toc476053729"</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3.7.1</w:t>
        </w:r>
        <w:r>
          <w:rPr>
            <w:rFonts w:asciiTheme="minorHAnsi" w:eastAsiaTheme="minorEastAsia" w:hAnsiTheme="minorHAnsi"/>
            <w:sz w:val="22"/>
            <w:szCs w:val="22"/>
            <w:lang w:val="en-GB" w:eastAsia="en-GB"/>
          </w:rPr>
          <w:tab/>
        </w:r>
        <w:r w:rsidRPr="00940180">
          <w:rPr>
            <w:rStyle w:val="Hipervnculo"/>
          </w:rPr>
          <w:t>GITHUB y SourceTree</w:t>
        </w:r>
        <w:r>
          <w:rPr>
            <w:webHidden/>
          </w:rPr>
          <w:tab/>
        </w:r>
        <w:r>
          <w:rPr>
            <w:webHidden/>
          </w:rPr>
          <w:fldChar w:fldCharType="begin"/>
        </w:r>
        <w:r>
          <w:rPr>
            <w:webHidden/>
          </w:rPr>
          <w:instrText xml:space="preserve"> PAGEREF _Toc476053729 \h </w:instrText>
        </w:r>
        <w:r>
          <w:rPr>
            <w:webHidden/>
          </w:rPr>
        </w:r>
      </w:ins>
      <w:r>
        <w:rPr>
          <w:webHidden/>
        </w:rPr>
        <w:fldChar w:fldCharType="separate"/>
      </w:r>
      <w:ins w:id="203" w:author="rocio romero panero" w:date="2017-02-28T14:05:00Z">
        <w:r w:rsidR="008F33A2">
          <w:rPr>
            <w:webHidden/>
          </w:rPr>
          <w:t>24</w:t>
        </w:r>
      </w:ins>
      <w:ins w:id="204" w:author="rocio romero panero" w:date="2017-02-28T13:59:00Z">
        <w:r>
          <w:rPr>
            <w:webHidden/>
          </w:rPr>
          <w:fldChar w:fldCharType="end"/>
        </w:r>
        <w:r w:rsidRPr="00940180">
          <w:rPr>
            <w:rStyle w:val="Hipervnculo"/>
          </w:rPr>
          <w:fldChar w:fldCharType="end"/>
        </w:r>
      </w:ins>
    </w:p>
    <w:p w14:paraId="4729E1EA" w14:textId="77777777" w:rsidR="00B011E5" w:rsidRDefault="00B011E5">
      <w:pPr>
        <w:pStyle w:val="TDC3"/>
        <w:rPr>
          <w:ins w:id="205" w:author="rocio romero panero" w:date="2017-02-28T13:59:00Z"/>
          <w:rFonts w:asciiTheme="minorHAnsi" w:eastAsiaTheme="minorEastAsia" w:hAnsiTheme="minorHAnsi"/>
          <w:sz w:val="22"/>
          <w:szCs w:val="22"/>
          <w:lang w:val="en-GB" w:eastAsia="en-GB"/>
        </w:rPr>
      </w:pPr>
      <w:ins w:id="206" w:author="rocio romero panero" w:date="2017-02-28T13:59:00Z">
        <w:r w:rsidRPr="00940180">
          <w:rPr>
            <w:rStyle w:val="Hipervnculo"/>
          </w:rPr>
          <w:fldChar w:fldCharType="begin"/>
        </w:r>
        <w:r w:rsidRPr="00940180">
          <w:rPr>
            <w:rStyle w:val="Hipervnculo"/>
          </w:rPr>
          <w:instrText xml:space="preserve"> </w:instrText>
        </w:r>
        <w:r>
          <w:instrText>HYPERLINK \l "_Toc476053730"</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3.7.2</w:t>
        </w:r>
        <w:r>
          <w:rPr>
            <w:rFonts w:asciiTheme="minorHAnsi" w:eastAsiaTheme="minorEastAsia" w:hAnsiTheme="minorHAnsi"/>
            <w:sz w:val="22"/>
            <w:szCs w:val="22"/>
            <w:lang w:val="en-GB" w:eastAsia="en-GB"/>
          </w:rPr>
          <w:tab/>
        </w:r>
        <w:r w:rsidRPr="00940180">
          <w:rPr>
            <w:rStyle w:val="Hipervnculo"/>
          </w:rPr>
          <w:t>Sublime Text 3</w:t>
        </w:r>
        <w:r>
          <w:rPr>
            <w:webHidden/>
          </w:rPr>
          <w:tab/>
        </w:r>
        <w:r>
          <w:rPr>
            <w:webHidden/>
          </w:rPr>
          <w:fldChar w:fldCharType="begin"/>
        </w:r>
        <w:r>
          <w:rPr>
            <w:webHidden/>
          </w:rPr>
          <w:instrText xml:space="preserve"> PAGEREF _Toc476053730 \h </w:instrText>
        </w:r>
        <w:r>
          <w:rPr>
            <w:webHidden/>
          </w:rPr>
        </w:r>
      </w:ins>
      <w:r>
        <w:rPr>
          <w:webHidden/>
        </w:rPr>
        <w:fldChar w:fldCharType="separate"/>
      </w:r>
      <w:ins w:id="207" w:author="rocio romero panero" w:date="2017-02-28T14:05:00Z">
        <w:r w:rsidR="008F33A2">
          <w:rPr>
            <w:webHidden/>
          </w:rPr>
          <w:t>24</w:t>
        </w:r>
      </w:ins>
      <w:ins w:id="208" w:author="rocio romero panero" w:date="2017-02-28T13:59:00Z">
        <w:r>
          <w:rPr>
            <w:webHidden/>
          </w:rPr>
          <w:fldChar w:fldCharType="end"/>
        </w:r>
        <w:r w:rsidRPr="00940180">
          <w:rPr>
            <w:rStyle w:val="Hipervnculo"/>
          </w:rPr>
          <w:fldChar w:fldCharType="end"/>
        </w:r>
      </w:ins>
    </w:p>
    <w:p w14:paraId="2CCC9B09" w14:textId="77777777" w:rsidR="00B011E5" w:rsidRDefault="00B011E5">
      <w:pPr>
        <w:pStyle w:val="TDC3"/>
        <w:rPr>
          <w:ins w:id="209" w:author="rocio romero panero" w:date="2017-02-28T13:59:00Z"/>
          <w:rFonts w:asciiTheme="minorHAnsi" w:eastAsiaTheme="minorEastAsia" w:hAnsiTheme="minorHAnsi"/>
          <w:sz w:val="22"/>
          <w:szCs w:val="22"/>
          <w:lang w:val="en-GB" w:eastAsia="en-GB"/>
        </w:rPr>
      </w:pPr>
      <w:ins w:id="210" w:author="rocio romero panero" w:date="2017-02-28T13:59:00Z">
        <w:r w:rsidRPr="00940180">
          <w:rPr>
            <w:rStyle w:val="Hipervnculo"/>
          </w:rPr>
          <w:fldChar w:fldCharType="begin"/>
        </w:r>
        <w:r w:rsidRPr="00940180">
          <w:rPr>
            <w:rStyle w:val="Hipervnculo"/>
          </w:rPr>
          <w:instrText xml:space="preserve"> </w:instrText>
        </w:r>
        <w:r>
          <w:instrText>HYPERLINK \l "_Toc476053731"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3.7.3</w:t>
        </w:r>
        <w:r>
          <w:rPr>
            <w:rFonts w:asciiTheme="minorHAnsi" w:eastAsiaTheme="minorEastAsia" w:hAnsiTheme="minorHAnsi"/>
            <w:sz w:val="22"/>
            <w:szCs w:val="22"/>
            <w:lang w:val="en-GB" w:eastAsia="en-GB"/>
          </w:rPr>
          <w:tab/>
        </w:r>
        <w:r w:rsidRPr="00940180">
          <w:rPr>
            <w:rStyle w:val="Hipervnculo"/>
          </w:rPr>
          <w:t>Robomongo</w:t>
        </w:r>
        <w:r>
          <w:rPr>
            <w:webHidden/>
          </w:rPr>
          <w:tab/>
        </w:r>
        <w:r>
          <w:rPr>
            <w:webHidden/>
          </w:rPr>
          <w:fldChar w:fldCharType="begin"/>
        </w:r>
        <w:r>
          <w:rPr>
            <w:webHidden/>
          </w:rPr>
          <w:instrText xml:space="preserve"> PAGEREF _Toc476053731 \h </w:instrText>
        </w:r>
        <w:r>
          <w:rPr>
            <w:webHidden/>
          </w:rPr>
        </w:r>
      </w:ins>
      <w:r>
        <w:rPr>
          <w:webHidden/>
        </w:rPr>
        <w:fldChar w:fldCharType="separate"/>
      </w:r>
      <w:ins w:id="211" w:author="rocio romero panero" w:date="2017-02-28T14:05:00Z">
        <w:r w:rsidR="008F33A2">
          <w:rPr>
            <w:webHidden/>
          </w:rPr>
          <w:t>24</w:t>
        </w:r>
      </w:ins>
      <w:ins w:id="212" w:author="rocio romero panero" w:date="2017-02-28T13:59:00Z">
        <w:r>
          <w:rPr>
            <w:webHidden/>
          </w:rPr>
          <w:fldChar w:fldCharType="end"/>
        </w:r>
        <w:r w:rsidRPr="00940180">
          <w:rPr>
            <w:rStyle w:val="Hipervnculo"/>
          </w:rPr>
          <w:fldChar w:fldCharType="end"/>
        </w:r>
      </w:ins>
    </w:p>
    <w:p w14:paraId="4064779E" w14:textId="77777777" w:rsidR="00B011E5" w:rsidRDefault="00B011E5">
      <w:pPr>
        <w:pStyle w:val="TDC3"/>
        <w:rPr>
          <w:ins w:id="213" w:author="rocio romero panero" w:date="2017-02-28T13:59:00Z"/>
          <w:rFonts w:asciiTheme="minorHAnsi" w:eastAsiaTheme="minorEastAsia" w:hAnsiTheme="minorHAnsi"/>
          <w:sz w:val="22"/>
          <w:szCs w:val="22"/>
          <w:lang w:val="en-GB" w:eastAsia="en-GB"/>
        </w:rPr>
      </w:pPr>
      <w:ins w:id="214" w:author="rocio romero panero" w:date="2017-02-28T13:59:00Z">
        <w:r w:rsidRPr="00940180">
          <w:rPr>
            <w:rStyle w:val="Hipervnculo"/>
          </w:rPr>
          <w:fldChar w:fldCharType="begin"/>
        </w:r>
        <w:r w:rsidRPr="00940180">
          <w:rPr>
            <w:rStyle w:val="Hipervnculo"/>
          </w:rPr>
          <w:instrText xml:space="preserve"> </w:instrText>
        </w:r>
        <w:r>
          <w:instrText>HYPERLINK \l "_Toc476053732"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3.7.4</w:t>
        </w:r>
        <w:r>
          <w:rPr>
            <w:rFonts w:asciiTheme="minorHAnsi" w:eastAsiaTheme="minorEastAsia" w:hAnsiTheme="minorHAnsi"/>
            <w:sz w:val="22"/>
            <w:szCs w:val="22"/>
            <w:lang w:val="en-GB" w:eastAsia="en-GB"/>
          </w:rPr>
          <w:tab/>
        </w:r>
        <w:r w:rsidRPr="00940180">
          <w:rPr>
            <w:rStyle w:val="Hipervnculo"/>
          </w:rPr>
          <w:t>Postman</w:t>
        </w:r>
        <w:r>
          <w:rPr>
            <w:webHidden/>
          </w:rPr>
          <w:tab/>
        </w:r>
        <w:r>
          <w:rPr>
            <w:webHidden/>
          </w:rPr>
          <w:fldChar w:fldCharType="begin"/>
        </w:r>
        <w:r>
          <w:rPr>
            <w:webHidden/>
          </w:rPr>
          <w:instrText xml:space="preserve"> PAGEREF _Toc476053732 \h </w:instrText>
        </w:r>
        <w:r>
          <w:rPr>
            <w:webHidden/>
          </w:rPr>
        </w:r>
      </w:ins>
      <w:r>
        <w:rPr>
          <w:webHidden/>
        </w:rPr>
        <w:fldChar w:fldCharType="separate"/>
      </w:r>
      <w:ins w:id="215" w:author="rocio romero panero" w:date="2017-02-28T14:05:00Z">
        <w:r w:rsidR="008F33A2">
          <w:rPr>
            <w:webHidden/>
          </w:rPr>
          <w:t>24</w:t>
        </w:r>
      </w:ins>
      <w:ins w:id="216" w:author="rocio romero panero" w:date="2017-02-28T13:59:00Z">
        <w:r>
          <w:rPr>
            <w:webHidden/>
          </w:rPr>
          <w:fldChar w:fldCharType="end"/>
        </w:r>
        <w:r w:rsidRPr="00940180">
          <w:rPr>
            <w:rStyle w:val="Hipervnculo"/>
          </w:rPr>
          <w:fldChar w:fldCharType="end"/>
        </w:r>
      </w:ins>
    </w:p>
    <w:p w14:paraId="694DCFF2" w14:textId="77777777" w:rsidR="00B011E5" w:rsidRDefault="00B011E5">
      <w:pPr>
        <w:pStyle w:val="TDC2"/>
        <w:rPr>
          <w:ins w:id="217" w:author="rocio romero panero" w:date="2017-02-28T13:59:00Z"/>
          <w:rFonts w:asciiTheme="minorHAnsi" w:eastAsiaTheme="minorEastAsia" w:hAnsiTheme="minorHAnsi"/>
          <w:noProof/>
          <w:sz w:val="22"/>
          <w:lang w:val="en-GB" w:eastAsia="en-GB"/>
        </w:rPr>
      </w:pPr>
      <w:ins w:id="218"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"_Toc476053733"</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3.8</w:t>
        </w:r>
        <w:r>
          <w:rPr>
            <w:rFonts w:asciiTheme="minorHAnsi" w:eastAsiaTheme="minorEastAsia" w:hAnsiTheme="minorHAnsi"/>
            <w:noProof/>
            <w:sz w:val="22"/>
            <w:lang w:val="en-GB" w:eastAsia="en-GB"/>
          </w:rPr>
          <w:tab/>
        </w:r>
        <w:r w:rsidRPr="00940180">
          <w:rPr>
            <w:rStyle w:val="Hipervnculo"/>
            <w:noProof/>
          </w:rPr>
          <w:t>Medidas de seguridad</w:t>
        </w:r>
        <w:r>
          <w:rPr>
            <w:noProof/>
            <w:webHidden/>
          </w:rPr>
          <w:tab/>
        </w:r>
        <w:r>
          <w:rPr>
            <w:noProof/>
            <w:webHidden/>
          </w:rPr>
          <w:fldChar w:fldCharType="begin"/>
        </w:r>
        <w:r>
          <w:rPr>
            <w:noProof/>
            <w:webHidden/>
          </w:rPr>
          <w:instrText xml:space="preserve"> PAGEREF _Toc476053733 \h </w:instrText>
        </w:r>
        <w:r>
          <w:rPr>
            <w:noProof/>
            <w:webHidden/>
          </w:rPr>
        </w:r>
      </w:ins>
      <w:r>
        <w:rPr>
          <w:noProof/>
          <w:webHidden/>
        </w:rPr>
        <w:fldChar w:fldCharType="separate"/>
      </w:r>
      <w:ins w:id="219" w:author="rocio romero panero" w:date="2017-02-28T14:05:00Z">
        <w:r w:rsidR="008F33A2">
          <w:rPr>
            <w:noProof/>
            <w:webHidden/>
          </w:rPr>
          <w:t>25</w:t>
        </w:r>
      </w:ins>
      <w:ins w:id="220" w:author="rocio romero panero" w:date="2017-02-28T13:59:00Z">
        <w:r>
          <w:rPr>
            <w:noProof/>
            <w:webHidden/>
          </w:rPr>
          <w:fldChar w:fldCharType="end"/>
        </w:r>
        <w:r w:rsidRPr="00940180">
          <w:rPr>
            <w:rStyle w:val="Hipervnculo"/>
            <w:noProof/>
          </w:rPr>
          <w:fldChar w:fldCharType="end"/>
        </w:r>
      </w:ins>
    </w:p>
    <w:p w14:paraId="692F782A" w14:textId="77777777" w:rsidR="00B011E5" w:rsidRDefault="00B011E5">
      <w:pPr>
        <w:pStyle w:val="TDC3"/>
        <w:rPr>
          <w:ins w:id="221" w:author="rocio romero panero" w:date="2017-02-28T13:59:00Z"/>
          <w:rFonts w:asciiTheme="minorHAnsi" w:eastAsiaTheme="minorEastAsia" w:hAnsiTheme="minorHAnsi"/>
          <w:sz w:val="22"/>
          <w:szCs w:val="22"/>
          <w:lang w:val="en-GB" w:eastAsia="en-GB"/>
        </w:rPr>
      </w:pPr>
      <w:ins w:id="222" w:author="rocio romero panero" w:date="2017-02-28T13:59:00Z">
        <w:r w:rsidRPr="00940180">
          <w:rPr>
            <w:rStyle w:val="Hipervnculo"/>
          </w:rPr>
          <w:fldChar w:fldCharType="begin"/>
        </w:r>
        <w:r w:rsidRPr="00940180">
          <w:rPr>
            <w:rStyle w:val="Hipervnculo"/>
          </w:rPr>
          <w:instrText xml:space="preserve"> </w:instrText>
        </w:r>
        <w:r>
          <w:instrText>HYPERLINK \l "_Toc476053734"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3.8.1</w:t>
        </w:r>
        <w:r>
          <w:rPr>
            <w:rFonts w:asciiTheme="minorHAnsi" w:eastAsiaTheme="minorEastAsia" w:hAnsiTheme="minorHAnsi"/>
            <w:sz w:val="22"/>
            <w:szCs w:val="22"/>
            <w:lang w:val="en-GB" w:eastAsia="en-GB"/>
          </w:rPr>
          <w:tab/>
        </w:r>
        <w:r w:rsidRPr="00940180">
          <w:rPr>
            <w:rStyle w:val="Hipervnculo"/>
          </w:rPr>
          <w:t>Archivo de configuración</w:t>
        </w:r>
        <w:r>
          <w:rPr>
            <w:webHidden/>
          </w:rPr>
          <w:tab/>
        </w:r>
        <w:r>
          <w:rPr>
            <w:webHidden/>
          </w:rPr>
          <w:fldChar w:fldCharType="begin"/>
        </w:r>
        <w:r>
          <w:rPr>
            <w:webHidden/>
          </w:rPr>
          <w:instrText xml:space="preserve"> PAGEREF _Toc476053734 \h </w:instrText>
        </w:r>
        <w:r>
          <w:rPr>
            <w:webHidden/>
          </w:rPr>
        </w:r>
      </w:ins>
      <w:r>
        <w:rPr>
          <w:webHidden/>
        </w:rPr>
        <w:fldChar w:fldCharType="separate"/>
      </w:r>
      <w:ins w:id="223" w:author="rocio romero panero" w:date="2017-02-28T14:05:00Z">
        <w:r w:rsidR="008F33A2">
          <w:rPr>
            <w:webHidden/>
          </w:rPr>
          <w:t>26</w:t>
        </w:r>
      </w:ins>
      <w:ins w:id="224" w:author="rocio romero panero" w:date="2017-02-28T13:59:00Z">
        <w:r>
          <w:rPr>
            <w:webHidden/>
          </w:rPr>
          <w:fldChar w:fldCharType="end"/>
        </w:r>
        <w:r w:rsidRPr="00940180">
          <w:rPr>
            <w:rStyle w:val="Hipervnculo"/>
          </w:rPr>
          <w:fldChar w:fldCharType="end"/>
        </w:r>
      </w:ins>
    </w:p>
    <w:p w14:paraId="5D21C9C2" w14:textId="77777777" w:rsidR="00B011E5" w:rsidRDefault="00B011E5">
      <w:pPr>
        <w:pStyle w:val="TDC3"/>
        <w:rPr>
          <w:ins w:id="225" w:author="rocio romero panero" w:date="2017-02-28T13:59:00Z"/>
          <w:rFonts w:asciiTheme="minorHAnsi" w:eastAsiaTheme="minorEastAsia" w:hAnsiTheme="minorHAnsi"/>
          <w:sz w:val="22"/>
          <w:szCs w:val="22"/>
          <w:lang w:val="en-GB" w:eastAsia="en-GB"/>
        </w:rPr>
      </w:pPr>
      <w:ins w:id="226" w:author="rocio romero panero" w:date="2017-02-28T13:59:00Z">
        <w:r w:rsidRPr="00940180">
          <w:rPr>
            <w:rStyle w:val="Hipervnculo"/>
          </w:rPr>
          <w:fldChar w:fldCharType="begin"/>
        </w:r>
        <w:r w:rsidRPr="00940180">
          <w:rPr>
            <w:rStyle w:val="Hipervnculo"/>
          </w:rPr>
          <w:instrText xml:space="preserve"> </w:instrText>
        </w:r>
        <w:r>
          <w:instrText>HYPERLINK \l "_Toc476053735"</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3.8.2</w:t>
        </w:r>
        <w:r>
          <w:rPr>
            <w:rFonts w:asciiTheme="minorHAnsi" w:eastAsiaTheme="minorEastAsia" w:hAnsiTheme="minorHAnsi"/>
            <w:sz w:val="22"/>
            <w:szCs w:val="22"/>
            <w:lang w:val="en-GB" w:eastAsia="en-GB"/>
          </w:rPr>
          <w:tab/>
        </w:r>
        <w:r w:rsidRPr="00940180">
          <w:rPr>
            <w:rStyle w:val="Hipervnculo"/>
          </w:rPr>
          <w:t>Registro en la aplicación</w:t>
        </w:r>
        <w:r>
          <w:rPr>
            <w:webHidden/>
          </w:rPr>
          <w:tab/>
        </w:r>
        <w:r>
          <w:rPr>
            <w:webHidden/>
          </w:rPr>
          <w:fldChar w:fldCharType="begin"/>
        </w:r>
        <w:r>
          <w:rPr>
            <w:webHidden/>
          </w:rPr>
          <w:instrText xml:space="preserve"> PAGEREF _Toc476053735 \h </w:instrText>
        </w:r>
        <w:r>
          <w:rPr>
            <w:webHidden/>
          </w:rPr>
        </w:r>
      </w:ins>
      <w:r>
        <w:rPr>
          <w:webHidden/>
        </w:rPr>
        <w:fldChar w:fldCharType="separate"/>
      </w:r>
      <w:ins w:id="227" w:author="rocio romero panero" w:date="2017-02-28T14:05:00Z">
        <w:r w:rsidR="008F33A2">
          <w:rPr>
            <w:webHidden/>
          </w:rPr>
          <w:t>26</w:t>
        </w:r>
      </w:ins>
      <w:ins w:id="228" w:author="rocio romero panero" w:date="2017-02-28T13:59:00Z">
        <w:r>
          <w:rPr>
            <w:webHidden/>
          </w:rPr>
          <w:fldChar w:fldCharType="end"/>
        </w:r>
        <w:r w:rsidRPr="00940180">
          <w:rPr>
            <w:rStyle w:val="Hipervnculo"/>
          </w:rPr>
          <w:fldChar w:fldCharType="end"/>
        </w:r>
      </w:ins>
    </w:p>
    <w:p w14:paraId="744603E5" w14:textId="77777777" w:rsidR="00B011E5" w:rsidRDefault="00B011E5">
      <w:pPr>
        <w:pStyle w:val="TDC3"/>
        <w:rPr>
          <w:ins w:id="229" w:author="rocio romero panero" w:date="2017-02-28T13:59:00Z"/>
          <w:rFonts w:asciiTheme="minorHAnsi" w:eastAsiaTheme="minorEastAsia" w:hAnsiTheme="minorHAnsi"/>
          <w:sz w:val="22"/>
          <w:szCs w:val="22"/>
          <w:lang w:val="en-GB" w:eastAsia="en-GB"/>
        </w:rPr>
      </w:pPr>
      <w:ins w:id="230" w:author="rocio romero panero" w:date="2017-02-28T13:59:00Z">
        <w:r w:rsidRPr="00940180">
          <w:rPr>
            <w:rStyle w:val="Hipervnculo"/>
          </w:rPr>
          <w:fldChar w:fldCharType="begin"/>
        </w:r>
        <w:r w:rsidRPr="00940180">
          <w:rPr>
            <w:rStyle w:val="Hipervnculo"/>
          </w:rPr>
          <w:instrText xml:space="preserve"> </w:instrText>
        </w:r>
        <w:r>
          <w:instrText>HYPERLINK \l "_Toc476053736"</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3.8.3</w:t>
        </w:r>
        <w:r>
          <w:rPr>
            <w:rFonts w:asciiTheme="minorHAnsi" w:eastAsiaTheme="minorEastAsia" w:hAnsiTheme="minorHAnsi"/>
            <w:sz w:val="22"/>
            <w:szCs w:val="22"/>
            <w:lang w:val="en-GB" w:eastAsia="en-GB"/>
          </w:rPr>
          <w:tab/>
        </w:r>
        <w:r w:rsidRPr="00940180">
          <w:rPr>
            <w:rStyle w:val="Hipervnculo"/>
          </w:rPr>
          <w:t>Token de acceso</w:t>
        </w:r>
        <w:r>
          <w:rPr>
            <w:webHidden/>
          </w:rPr>
          <w:tab/>
        </w:r>
        <w:r>
          <w:rPr>
            <w:webHidden/>
          </w:rPr>
          <w:fldChar w:fldCharType="begin"/>
        </w:r>
        <w:r>
          <w:rPr>
            <w:webHidden/>
          </w:rPr>
          <w:instrText xml:space="preserve"> PAGEREF _Toc476053736 \h </w:instrText>
        </w:r>
        <w:r>
          <w:rPr>
            <w:webHidden/>
          </w:rPr>
        </w:r>
      </w:ins>
      <w:r>
        <w:rPr>
          <w:webHidden/>
        </w:rPr>
        <w:fldChar w:fldCharType="separate"/>
      </w:r>
      <w:ins w:id="231" w:author="rocio romero panero" w:date="2017-02-28T14:05:00Z">
        <w:r w:rsidR="008F33A2">
          <w:rPr>
            <w:webHidden/>
          </w:rPr>
          <w:t>26</w:t>
        </w:r>
      </w:ins>
      <w:ins w:id="232" w:author="rocio romero panero" w:date="2017-02-28T13:59:00Z">
        <w:r>
          <w:rPr>
            <w:webHidden/>
          </w:rPr>
          <w:fldChar w:fldCharType="end"/>
        </w:r>
        <w:r w:rsidRPr="00940180">
          <w:rPr>
            <w:rStyle w:val="Hipervnculo"/>
          </w:rPr>
          <w:fldChar w:fldCharType="end"/>
        </w:r>
      </w:ins>
    </w:p>
    <w:p w14:paraId="3D106206" w14:textId="77777777" w:rsidR="00B011E5" w:rsidRDefault="00B011E5">
      <w:pPr>
        <w:pStyle w:val="TDC3"/>
        <w:rPr>
          <w:ins w:id="233" w:author="rocio romero panero" w:date="2017-02-28T13:59:00Z"/>
          <w:rFonts w:asciiTheme="minorHAnsi" w:eastAsiaTheme="minorEastAsia" w:hAnsiTheme="minorHAnsi"/>
          <w:sz w:val="22"/>
          <w:szCs w:val="22"/>
          <w:lang w:val="en-GB" w:eastAsia="en-GB"/>
        </w:rPr>
      </w:pPr>
      <w:ins w:id="234" w:author="rocio romero panero" w:date="2017-02-28T13:59:00Z">
        <w:r w:rsidRPr="00940180">
          <w:rPr>
            <w:rStyle w:val="Hipervnculo"/>
          </w:rPr>
          <w:fldChar w:fldCharType="begin"/>
        </w:r>
        <w:r w:rsidRPr="00940180">
          <w:rPr>
            <w:rStyle w:val="Hipervnculo"/>
          </w:rPr>
          <w:instrText xml:space="preserve"> </w:instrText>
        </w:r>
        <w:r>
          <w:instrText>HYPERLINK \l "_Toc476053737"</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3.8.4</w:t>
        </w:r>
        <w:r>
          <w:rPr>
            <w:rFonts w:asciiTheme="minorHAnsi" w:eastAsiaTheme="minorEastAsia" w:hAnsiTheme="minorHAnsi"/>
            <w:sz w:val="22"/>
            <w:szCs w:val="22"/>
            <w:lang w:val="en-GB" w:eastAsia="en-GB"/>
          </w:rPr>
          <w:tab/>
        </w:r>
        <w:r w:rsidRPr="00940180">
          <w:rPr>
            <w:rStyle w:val="Hipervnculo"/>
          </w:rPr>
          <w:t>Autenticación</w:t>
        </w:r>
        <w:r>
          <w:rPr>
            <w:webHidden/>
          </w:rPr>
          <w:tab/>
        </w:r>
        <w:r>
          <w:rPr>
            <w:webHidden/>
          </w:rPr>
          <w:fldChar w:fldCharType="begin"/>
        </w:r>
        <w:r>
          <w:rPr>
            <w:webHidden/>
          </w:rPr>
          <w:instrText xml:space="preserve"> PAGEREF _Toc476053737 \h </w:instrText>
        </w:r>
        <w:r>
          <w:rPr>
            <w:webHidden/>
          </w:rPr>
        </w:r>
      </w:ins>
      <w:r>
        <w:rPr>
          <w:webHidden/>
        </w:rPr>
        <w:fldChar w:fldCharType="separate"/>
      </w:r>
      <w:ins w:id="235" w:author="rocio romero panero" w:date="2017-02-28T14:05:00Z">
        <w:r w:rsidR="008F33A2">
          <w:rPr>
            <w:webHidden/>
          </w:rPr>
          <w:t>27</w:t>
        </w:r>
      </w:ins>
      <w:ins w:id="236" w:author="rocio romero panero" w:date="2017-02-28T13:59:00Z">
        <w:r>
          <w:rPr>
            <w:webHidden/>
          </w:rPr>
          <w:fldChar w:fldCharType="end"/>
        </w:r>
        <w:r w:rsidRPr="00940180">
          <w:rPr>
            <w:rStyle w:val="Hipervnculo"/>
          </w:rPr>
          <w:fldChar w:fldCharType="end"/>
        </w:r>
      </w:ins>
    </w:p>
    <w:p w14:paraId="388D6782" w14:textId="77777777" w:rsidR="00B011E5" w:rsidRDefault="00B011E5">
      <w:pPr>
        <w:pStyle w:val="TDC2"/>
        <w:rPr>
          <w:ins w:id="237" w:author="rocio romero panero" w:date="2017-02-28T13:59:00Z"/>
          <w:rFonts w:asciiTheme="minorHAnsi" w:eastAsiaTheme="minorEastAsia" w:hAnsiTheme="minorHAnsi"/>
          <w:noProof/>
          <w:sz w:val="22"/>
          <w:lang w:val="en-GB" w:eastAsia="en-GB"/>
        </w:rPr>
      </w:pPr>
      <w:ins w:id="238"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"_Toc476053738"</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3.9</w:t>
        </w:r>
        <w:r>
          <w:rPr>
            <w:rFonts w:asciiTheme="minorHAnsi" w:eastAsiaTheme="minorEastAsia" w:hAnsiTheme="minorHAnsi"/>
            <w:noProof/>
            <w:sz w:val="22"/>
            <w:lang w:val="en-GB" w:eastAsia="en-GB"/>
          </w:rPr>
          <w:tab/>
        </w:r>
        <w:r w:rsidRPr="00940180">
          <w:rPr>
            <w:rStyle w:val="Hipervnculo"/>
            <w:noProof/>
          </w:rPr>
          <w:t>Funcionalidades de la aplicación</w:t>
        </w:r>
        <w:r>
          <w:rPr>
            <w:noProof/>
            <w:webHidden/>
          </w:rPr>
          <w:tab/>
        </w:r>
        <w:r>
          <w:rPr>
            <w:noProof/>
            <w:webHidden/>
          </w:rPr>
          <w:fldChar w:fldCharType="begin"/>
        </w:r>
        <w:r>
          <w:rPr>
            <w:noProof/>
            <w:webHidden/>
          </w:rPr>
          <w:instrText xml:space="preserve"> PAGEREF _Toc476053738 \h </w:instrText>
        </w:r>
        <w:r>
          <w:rPr>
            <w:noProof/>
            <w:webHidden/>
          </w:rPr>
        </w:r>
      </w:ins>
      <w:r>
        <w:rPr>
          <w:noProof/>
          <w:webHidden/>
        </w:rPr>
        <w:fldChar w:fldCharType="separate"/>
      </w:r>
      <w:ins w:id="239" w:author="rocio romero panero" w:date="2017-02-28T14:05:00Z">
        <w:r w:rsidR="008F33A2">
          <w:rPr>
            <w:noProof/>
            <w:webHidden/>
          </w:rPr>
          <w:t>27</w:t>
        </w:r>
      </w:ins>
      <w:ins w:id="240" w:author="rocio romero panero" w:date="2017-02-28T13:59:00Z">
        <w:r>
          <w:rPr>
            <w:noProof/>
            <w:webHidden/>
          </w:rPr>
          <w:fldChar w:fldCharType="end"/>
        </w:r>
        <w:r w:rsidRPr="00940180">
          <w:rPr>
            <w:rStyle w:val="Hipervnculo"/>
            <w:noProof/>
          </w:rPr>
          <w:fldChar w:fldCharType="end"/>
        </w:r>
      </w:ins>
    </w:p>
    <w:p w14:paraId="23C8AC36" w14:textId="77777777" w:rsidR="00B011E5" w:rsidRDefault="00B011E5">
      <w:pPr>
        <w:pStyle w:val="TDC3"/>
        <w:rPr>
          <w:ins w:id="241" w:author="rocio romero panero" w:date="2017-02-28T13:59:00Z"/>
          <w:rFonts w:asciiTheme="minorHAnsi" w:eastAsiaTheme="minorEastAsia" w:hAnsiTheme="minorHAnsi"/>
          <w:sz w:val="22"/>
          <w:szCs w:val="22"/>
          <w:lang w:val="en-GB" w:eastAsia="en-GB"/>
        </w:rPr>
      </w:pPr>
      <w:ins w:id="242" w:author="rocio romero panero" w:date="2017-02-28T13:59:00Z">
        <w:r w:rsidRPr="00940180">
          <w:rPr>
            <w:rStyle w:val="Hipervnculo"/>
          </w:rPr>
          <w:fldChar w:fldCharType="begin"/>
        </w:r>
        <w:r w:rsidRPr="00940180">
          <w:rPr>
            <w:rStyle w:val="Hipervnculo"/>
          </w:rPr>
          <w:instrText xml:space="preserve"> </w:instrText>
        </w:r>
        <w:r>
          <w:instrText>HYPERLINK \l "_Toc476053739"</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3.9.1</w:t>
        </w:r>
        <w:r>
          <w:rPr>
            <w:rFonts w:asciiTheme="minorHAnsi" w:eastAsiaTheme="minorEastAsia" w:hAnsiTheme="minorHAnsi"/>
            <w:sz w:val="22"/>
            <w:szCs w:val="22"/>
            <w:lang w:val="en-GB" w:eastAsia="en-GB"/>
          </w:rPr>
          <w:tab/>
        </w:r>
        <w:r w:rsidRPr="00940180">
          <w:rPr>
            <w:rStyle w:val="Hipervnculo"/>
          </w:rPr>
          <w:t>Autenticación</w:t>
        </w:r>
        <w:r>
          <w:rPr>
            <w:webHidden/>
          </w:rPr>
          <w:tab/>
        </w:r>
        <w:r>
          <w:rPr>
            <w:webHidden/>
          </w:rPr>
          <w:fldChar w:fldCharType="begin"/>
        </w:r>
        <w:r>
          <w:rPr>
            <w:webHidden/>
          </w:rPr>
          <w:instrText xml:space="preserve"> PAGEREF _Toc476053739 \h </w:instrText>
        </w:r>
        <w:r>
          <w:rPr>
            <w:webHidden/>
          </w:rPr>
        </w:r>
      </w:ins>
      <w:r>
        <w:rPr>
          <w:webHidden/>
        </w:rPr>
        <w:fldChar w:fldCharType="separate"/>
      </w:r>
      <w:ins w:id="243" w:author="rocio romero panero" w:date="2017-02-28T14:05:00Z">
        <w:r w:rsidR="008F33A2">
          <w:rPr>
            <w:webHidden/>
          </w:rPr>
          <w:t>28</w:t>
        </w:r>
      </w:ins>
      <w:ins w:id="244" w:author="rocio romero panero" w:date="2017-02-28T13:59:00Z">
        <w:r>
          <w:rPr>
            <w:webHidden/>
          </w:rPr>
          <w:fldChar w:fldCharType="end"/>
        </w:r>
        <w:r w:rsidRPr="00940180">
          <w:rPr>
            <w:rStyle w:val="Hipervnculo"/>
          </w:rPr>
          <w:fldChar w:fldCharType="end"/>
        </w:r>
      </w:ins>
    </w:p>
    <w:p w14:paraId="6483601E" w14:textId="77777777" w:rsidR="00B011E5" w:rsidRDefault="00B011E5">
      <w:pPr>
        <w:pStyle w:val="TDC3"/>
        <w:rPr>
          <w:ins w:id="245" w:author="rocio romero panero" w:date="2017-02-28T13:59:00Z"/>
          <w:rFonts w:asciiTheme="minorHAnsi" w:eastAsiaTheme="minorEastAsia" w:hAnsiTheme="minorHAnsi"/>
          <w:sz w:val="22"/>
          <w:szCs w:val="22"/>
          <w:lang w:val="en-GB" w:eastAsia="en-GB"/>
        </w:rPr>
      </w:pPr>
      <w:ins w:id="246" w:author="rocio romero panero" w:date="2017-02-28T13:59:00Z">
        <w:r w:rsidRPr="00940180">
          <w:rPr>
            <w:rStyle w:val="Hipervnculo"/>
          </w:rPr>
          <w:fldChar w:fldCharType="begin"/>
        </w:r>
        <w:r w:rsidRPr="00940180">
          <w:rPr>
            <w:rStyle w:val="Hipervnculo"/>
          </w:rPr>
          <w:instrText xml:space="preserve"> </w:instrText>
        </w:r>
        <w:r>
          <w:instrText>HYPERLINK \l "_Toc476053740"</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3.9.2</w:t>
        </w:r>
        <w:r>
          <w:rPr>
            <w:rFonts w:asciiTheme="minorHAnsi" w:eastAsiaTheme="minorEastAsia" w:hAnsiTheme="minorHAnsi"/>
            <w:sz w:val="22"/>
            <w:szCs w:val="22"/>
            <w:lang w:val="en-GB" w:eastAsia="en-GB"/>
          </w:rPr>
          <w:tab/>
        </w:r>
        <w:r w:rsidRPr="00940180">
          <w:rPr>
            <w:rStyle w:val="Hipervnculo"/>
          </w:rPr>
          <w:t>Administración</w:t>
        </w:r>
        <w:r>
          <w:rPr>
            <w:webHidden/>
          </w:rPr>
          <w:tab/>
        </w:r>
        <w:r>
          <w:rPr>
            <w:webHidden/>
          </w:rPr>
          <w:fldChar w:fldCharType="begin"/>
        </w:r>
        <w:r>
          <w:rPr>
            <w:webHidden/>
          </w:rPr>
          <w:instrText xml:space="preserve"> PAGEREF _Toc476053740 \h </w:instrText>
        </w:r>
        <w:r>
          <w:rPr>
            <w:webHidden/>
          </w:rPr>
        </w:r>
      </w:ins>
      <w:r>
        <w:rPr>
          <w:webHidden/>
        </w:rPr>
        <w:fldChar w:fldCharType="separate"/>
      </w:r>
      <w:ins w:id="247" w:author="rocio romero panero" w:date="2017-02-28T14:05:00Z">
        <w:r w:rsidR="008F33A2">
          <w:rPr>
            <w:webHidden/>
          </w:rPr>
          <w:t>30</w:t>
        </w:r>
      </w:ins>
      <w:ins w:id="248" w:author="rocio romero panero" w:date="2017-02-28T13:59:00Z">
        <w:r>
          <w:rPr>
            <w:webHidden/>
          </w:rPr>
          <w:fldChar w:fldCharType="end"/>
        </w:r>
        <w:r w:rsidRPr="00940180">
          <w:rPr>
            <w:rStyle w:val="Hipervnculo"/>
          </w:rPr>
          <w:fldChar w:fldCharType="end"/>
        </w:r>
      </w:ins>
    </w:p>
    <w:p w14:paraId="1F0B4A33" w14:textId="77777777" w:rsidR="00B011E5" w:rsidRDefault="00B011E5">
      <w:pPr>
        <w:pStyle w:val="TDC3"/>
        <w:rPr>
          <w:ins w:id="249" w:author="rocio romero panero" w:date="2017-02-28T13:59:00Z"/>
          <w:rFonts w:asciiTheme="minorHAnsi" w:eastAsiaTheme="minorEastAsia" w:hAnsiTheme="minorHAnsi"/>
          <w:sz w:val="22"/>
          <w:szCs w:val="22"/>
          <w:lang w:val="en-GB" w:eastAsia="en-GB"/>
        </w:rPr>
      </w:pPr>
      <w:ins w:id="250" w:author="rocio romero panero" w:date="2017-02-28T13:59:00Z">
        <w:r w:rsidRPr="00940180">
          <w:rPr>
            <w:rStyle w:val="Hipervnculo"/>
          </w:rPr>
          <w:fldChar w:fldCharType="begin"/>
        </w:r>
        <w:r w:rsidRPr="00940180">
          <w:rPr>
            <w:rStyle w:val="Hipervnculo"/>
          </w:rPr>
          <w:instrText xml:space="preserve"> </w:instrText>
        </w:r>
        <w:r>
          <w:instrText>HYPERLINK \l "_Toc476053741"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3.9.3</w:t>
        </w:r>
        <w:r>
          <w:rPr>
            <w:rFonts w:asciiTheme="minorHAnsi" w:eastAsiaTheme="minorEastAsia" w:hAnsiTheme="minorHAnsi"/>
            <w:sz w:val="22"/>
            <w:szCs w:val="22"/>
            <w:lang w:val="en-GB" w:eastAsia="en-GB"/>
          </w:rPr>
          <w:tab/>
        </w:r>
        <w:r w:rsidRPr="00940180">
          <w:rPr>
            <w:rStyle w:val="Hipervnculo"/>
          </w:rPr>
          <w:t>Test</w:t>
        </w:r>
        <w:r>
          <w:rPr>
            <w:webHidden/>
          </w:rPr>
          <w:tab/>
        </w:r>
        <w:r>
          <w:rPr>
            <w:webHidden/>
          </w:rPr>
          <w:fldChar w:fldCharType="begin"/>
        </w:r>
        <w:r>
          <w:rPr>
            <w:webHidden/>
          </w:rPr>
          <w:instrText xml:space="preserve"> PAGEREF _Toc476053741 \h </w:instrText>
        </w:r>
        <w:r>
          <w:rPr>
            <w:webHidden/>
          </w:rPr>
        </w:r>
      </w:ins>
      <w:r>
        <w:rPr>
          <w:webHidden/>
        </w:rPr>
        <w:fldChar w:fldCharType="separate"/>
      </w:r>
      <w:ins w:id="251" w:author="rocio romero panero" w:date="2017-02-28T14:05:00Z">
        <w:r w:rsidR="008F33A2">
          <w:rPr>
            <w:webHidden/>
          </w:rPr>
          <w:t>37</w:t>
        </w:r>
      </w:ins>
      <w:ins w:id="252" w:author="rocio romero panero" w:date="2017-02-28T13:59:00Z">
        <w:r>
          <w:rPr>
            <w:webHidden/>
          </w:rPr>
          <w:fldChar w:fldCharType="end"/>
        </w:r>
        <w:r w:rsidRPr="00940180">
          <w:rPr>
            <w:rStyle w:val="Hipervnculo"/>
          </w:rPr>
          <w:fldChar w:fldCharType="end"/>
        </w:r>
      </w:ins>
    </w:p>
    <w:p w14:paraId="0F2A3E34" w14:textId="77777777" w:rsidR="00B011E5" w:rsidRDefault="00B011E5">
      <w:pPr>
        <w:pStyle w:val="TDC3"/>
        <w:rPr>
          <w:ins w:id="253" w:author="rocio romero panero" w:date="2017-02-28T13:59:00Z"/>
          <w:rFonts w:asciiTheme="minorHAnsi" w:eastAsiaTheme="minorEastAsia" w:hAnsiTheme="minorHAnsi"/>
          <w:sz w:val="22"/>
          <w:szCs w:val="22"/>
          <w:lang w:val="en-GB" w:eastAsia="en-GB"/>
        </w:rPr>
      </w:pPr>
      <w:ins w:id="254" w:author="rocio romero panero" w:date="2017-02-28T13:59:00Z">
        <w:r w:rsidRPr="00940180">
          <w:rPr>
            <w:rStyle w:val="Hipervnculo"/>
          </w:rPr>
          <w:fldChar w:fldCharType="begin"/>
        </w:r>
        <w:r w:rsidRPr="00940180">
          <w:rPr>
            <w:rStyle w:val="Hipervnculo"/>
          </w:rPr>
          <w:instrText xml:space="preserve"> </w:instrText>
        </w:r>
        <w:r>
          <w:instrText>HYPERLINK \l "_Toc476053742"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3.9.4</w:t>
        </w:r>
        <w:r>
          <w:rPr>
            <w:rFonts w:asciiTheme="minorHAnsi" w:eastAsiaTheme="minorEastAsia" w:hAnsiTheme="minorHAnsi"/>
            <w:sz w:val="22"/>
            <w:szCs w:val="22"/>
            <w:lang w:val="en-GB" w:eastAsia="en-GB"/>
          </w:rPr>
          <w:tab/>
        </w:r>
        <w:r w:rsidRPr="00940180">
          <w:rPr>
            <w:rStyle w:val="Hipervnculo"/>
          </w:rPr>
          <w:t>Ranking</w:t>
        </w:r>
        <w:r>
          <w:rPr>
            <w:webHidden/>
          </w:rPr>
          <w:tab/>
        </w:r>
        <w:r>
          <w:rPr>
            <w:webHidden/>
          </w:rPr>
          <w:fldChar w:fldCharType="begin"/>
        </w:r>
        <w:r>
          <w:rPr>
            <w:webHidden/>
          </w:rPr>
          <w:instrText xml:space="preserve"> PAGEREF _Toc476053742 \h </w:instrText>
        </w:r>
        <w:r>
          <w:rPr>
            <w:webHidden/>
          </w:rPr>
        </w:r>
      </w:ins>
      <w:r>
        <w:rPr>
          <w:webHidden/>
        </w:rPr>
        <w:fldChar w:fldCharType="separate"/>
      </w:r>
      <w:ins w:id="255" w:author="rocio romero panero" w:date="2017-02-28T14:05:00Z">
        <w:r w:rsidR="008F33A2">
          <w:rPr>
            <w:webHidden/>
          </w:rPr>
          <w:t>40</w:t>
        </w:r>
      </w:ins>
      <w:ins w:id="256" w:author="rocio romero panero" w:date="2017-02-28T13:59:00Z">
        <w:r>
          <w:rPr>
            <w:webHidden/>
          </w:rPr>
          <w:fldChar w:fldCharType="end"/>
        </w:r>
        <w:r w:rsidRPr="00940180">
          <w:rPr>
            <w:rStyle w:val="Hipervnculo"/>
          </w:rPr>
          <w:fldChar w:fldCharType="end"/>
        </w:r>
      </w:ins>
    </w:p>
    <w:p w14:paraId="62A102CB" w14:textId="77777777" w:rsidR="00B011E5" w:rsidRDefault="00B011E5">
      <w:pPr>
        <w:pStyle w:val="TDC3"/>
        <w:rPr>
          <w:ins w:id="257" w:author="rocio romero panero" w:date="2017-02-28T13:59:00Z"/>
          <w:rFonts w:asciiTheme="minorHAnsi" w:eastAsiaTheme="minorEastAsia" w:hAnsiTheme="minorHAnsi"/>
          <w:sz w:val="22"/>
          <w:szCs w:val="22"/>
          <w:lang w:val="en-GB" w:eastAsia="en-GB"/>
        </w:rPr>
      </w:pPr>
      <w:ins w:id="258" w:author="rocio romero panero" w:date="2017-02-28T13:59:00Z">
        <w:r w:rsidRPr="00940180">
          <w:rPr>
            <w:rStyle w:val="Hipervnculo"/>
          </w:rPr>
          <w:fldChar w:fldCharType="begin"/>
        </w:r>
        <w:r w:rsidRPr="00940180">
          <w:rPr>
            <w:rStyle w:val="Hipervnculo"/>
          </w:rPr>
          <w:instrText xml:space="preserve"> </w:instrText>
        </w:r>
        <w:r>
          <w:instrText>HYPERLINK \l "_Toc476053743"</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3.9.5</w:t>
        </w:r>
        <w:r>
          <w:rPr>
            <w:rFonts w:asciiTheme="minorHAnsi" w:eastAsiaTheme="minorEastAsia" w:hAnsiTheme="minorHAnsi"/>
            <w:sz w:val="22"/>
            <w:szCs w:val="22"/>
            <w:lang w:val="en-GB" w:eastAsia="en-GB"/>
          </w:rPr>
          <w:tab/>
        </w:r>
        <w:r w:rsidRPr="00940180">
          <w:rPr>
            <w:rStyle w:val="Hipervnculo"/>
          </w:rPr>
          <w:t>Perfil</w:t>
        </w:r>
        <w:r>
          <w:rPr>
            <w:webHidden/>
          </w:rPr>
          <w:tab/>
        </w:r>
        <w:r>
          <w:rPr>
            <w:webHidden/>
          </w:rPr>
          <w:fldChar w:fldCharType="begin"/>
        </w:r>
        <w:r>
          <w:rPr>
            <w:webHidden/>
          </w:rPr>
          <w:instrText xml:space="preserve"> PAGEREF _Toc476053743 \h </w:instrText>
        </w:r>
        <w:r>
          <w:rPr>
            <w:webHidden/>
          </w:rPr>
        </w:r>
      </w:ins>
      <w:r>
        <w:rPr>
          <w:webHidden/>
        </w:rPr>
        <w:fldChar w:fldCharType="separate"/>
      </w:r>
      <w:ins w:id="259" w:author="rocio romero panero" w:date="2017-02-28T14:05:00Z">
        <w:r w:rsidR="008F33A2">
          <w:rPr>
            <w:webHidden/>
          </w:rPr>
          <w:t>41</w:t>
        </w:r>
      </w:ins>
      <w:ins w:id="260" w:author="rocio romero panero" w:date="2017-02-28T13:59:00Z">
        <w:r>
          <w:rPr>
            <w:webHidden/>
          </w:rPr>
          <w:fldChar w:fldCharType="end"/>
        </w:r>
        <w:r w:rsidRPr="00940180">
          <w:rPr>
            <w:rStyle w:val="Hipervnculo"/>
          </w:rPr>
          <w:fldChar w:fldCharType="end"/>
        </w:r>
      </w:ins>
    </w:p>
    <w:p w14:paraId="55F4FE89" w14:textId="77777777" w:rsidR="00B011E5" w:rsidRDefault="00B011E5">
      <w:pPr>
        <w:pStyle w:val="TDC3"/>
        <w:rPr>
          <w:ins w:id="261" w:author="rocio romero panero" w:date="2017-02-28T13:59:00Z"/>
          <w:rFonts w:asciiTheme="minorHAnsi" w:eastAsiaTheme="minorEastAsia" w:hAnsiTheme="minorHAnsi"/>
          <w:sz w:val="22"/>
          <w:szCs w:val="22"/>
          <w:lang w:val="en-GB" w:eastAsia="en-GB"/>
        </w:rPr>
      </w:pPr>
      <w:ins w:id="262" w:author="rocio romero panero" w:date="2017-02-28T13:59:00Z">
        <w:r w:rsidRPr="00940180">
          <w:rPr>
            <w:rStyle w:val="Hipervnculo"/>
          </w:rPr>
          <w:fldChar w:fldCharType="begin"/>
        </w:r>
        <w:r w:rsidRPr="00940180">
          <w:rPr>
            <w:rStyle w:val="Hipervnculo"/>
          </w:rPr>
          <w:instrText xml:space="preserve"> </w:instrText>
        </w:r>
        <w:r>
          <w:instrText>HYPERLINK \l "_Toc476053744"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3.9.6</w:t>
        </w:r>
        <w:r>
          <w:rPr>
            <w:rFonts w:asciiTheme="minorHAnsi" w:eastAsiaTheme="minorEastAsia" w:hAnsiTheme="minorHAnsi"/>
            <w:sz w:val="22"/>
            <w:szCs w:val="22"/>
            <w:lang w:val="en-GB" w:eastAsia="en-GB"/>
          </w:rPr>
          <w:tab/>
        </w:r>
        <w:r w:rsidRPr="00940180">
          <w:rPr>
            <w:rStyle w:val="Hipervnculo"/>
          </w:rPr>
          <w:t>Desconectar</w:t>
        </w:r>
        <w:r>
          <w:rPr>
            <w:webHidden/>
          </w:rPr>
          <w:tab/>
        </w:r>
        <w:r>
          <w:rPr>
            <w:webHidden/>
          </w:rPr>
          <w:fldChar w:fldCharType="begin"/>
        </w:r>
        <w:r>
          <w:rPr>
            <w:webHidden/>
          </w:rPr>
          <w:instrText xml:space="preserve"> PAGEREF _Toc476053744 \h </w:instrText>
        </w:r>
        <w:r>
          <w:rPr>
            <w:webHidden/>
          </w:rPr>
        </w:r>
      </w:ins>
      <w:r>
        <w:rPr>
          <w:webHidden/>
        </w:rPr>
        <w:fldChar w:fldCharType="separate"/>
      </w:r>
      <w:ins w:id="263" w:author="rocio romero panero" w:date="2017-02-28T14:05:00Z">
        <w:r w:rsidR="008F33A2">
          <w:rPr>
            <w:webHidden/>
          </w:rPr>
          <w:t>42</w:t>
        </w:r>
      </w:ins>
      <w:ins w:id="264" w:author="rocio romero panero" w:date="2017-02-28T13:59:00Z">
        <w:r>
          <w:rPr>
            <w:webHidden/>
          </w:rPr>
          <w:fldChar w:fldCharType="end"/>
        </w:r>
        <w:r w:rsidRPr="00940180">
          <w:rPr>
            <w:rStyle w:val="Hipervnculo"/>
          </w:rPr>
          <w:fldChar w:fldCharType="end"/>
        </w:r>
      </w:ins>
    </w:p>
    <w:p w14:paraId="32D5B0FA" w14:textId="77777777" w:rsidR="00B011E5" w:rsidRDefault="00B011E5">
      <w:pPr>
        <w:pStyle w:val="TDC1"/>
        <w:tabs>
          <w:tab w:val="left" w:pos="709"/>
        </w:tabs>
        <w:rPr>
          <w:ins w:id="265" w:author="rocio romero panero" w:date="2017-02-28T13:59:00Z"/>
          <w:rFonts w:asciiTheme="minorHAnsi" w:eastAsiaTheme="minorEastAsia" w:hAnsiTheme="minorHAnsi"/>
          <w:b w:val="0"/>
          <w:sz w:val="22"/>
          <w:lang w:val="en-GB" w:eastAsia="en-GB"/>
        </w:rPr>
      </w:pPr>
      <w:ins w:id="266" w:author="rocio romero panero" w:date="2017-02-28T13:59:00Z">
        <w:r w:rsidRPr="00940180">
          <w:rPr>
            <w:rStyle w:val="Hipervnculo"/>
          </w:rPr>
          <w:fldChar w:fldCharType="begin"/>
        </w:r>
        <w:r w:rsidRPr="00940180">
          <w:rPr>
            <w:rStyle w:val="Hipervnculo"/>
          </w:rPr>
          <w:instrText xml:space="preserve"> </w:instrText>
        </w:r>
        <w:r>
          <w:instrText>HYPERLINK \l "_Toc476053745"</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4</w:t>
        </w:r>
        <w:r>
          <w:rPr>
            <w:rFonts w:asciiTheme="minorHAnsi" w:eastAsiaTheme="minorEastAsia" w:hAnsiTheme="minorHAnsi"/>
            <w:b w:val="0"/>
            <w:sz w:val="22"/>
            <w:lang w:val="en-GB" w:eastAsia="en-GB"/>
          </w:rPr>
          <w:tab/>
        </w:r>
        <w:r w:rsidRPr="00940180">
          <w:rPr>
            <w:rStyle w:val="Hipervnculo"/>
          </w:rPr>
          <w:t>Conclusiones y trabajos futuros</w:t>
        </w:r>
        <w:r>
          <w:rPr>
            <w:webHidden/>
          </w:rPr>
          <w:tab/>
        </w:r>
        <w:r>
          <w:rPr>
            <w:webHidden/>
          </w:rPr>
          <w:fldChar w:fldCharType="begin"/>
        </w:r>
        <w:r>
          <w:rPr>
            <w:webHidden/>
          </w:rPr>
          <w:instrText xml:space="preserve"> PAGEREF _Toc476053745 \h </w:instrText>
        </w:r>
        <w:r>
          <w:rPr>
            <w:webHidden/>
          </w:rPr>
        </w:r>
      </w:ins>
      <w:r>
        <w:rPr>
          <w:webHidden/>
        </w:rPr>
        <w:fldChar w:fldCharType="separate"/>
      </w:r>
      <w:ins w:id="267" w:author="rocio romero panero" w:date="2017-02-28T14:05:00Z">
        <w:r w:rsidR="008F33A2">
          <w:rPr>
            <w:webHidden/>
          </w:rPr>
          <w:t>45</w:t>
        </w:r>
      </w:ins>
      <w:ins w:id="268" w:author="rocio romero panero" w:date="2017-02-28T13:59:00Z">
        <w:r>
          <w:rPr>
            <w:webHidden/>
          </w:rPr>
          <w:fldChar w:fldCharType="end"/>
        </w:r>
        <w:r w:rsidRPr="00940180">
          <w:rPr>
            <w:rStyle w:val="Hipervnculo"/>
          </w:rPr>
          <w:fldChar w:fldCharType="end"/>
        </w:r>
      </w:ins>
    </w:p>
    <w:p w14:paraId="4AF32D2D" w14:textId="77777777" w:rsidR="00B011E5" w:rsidRDefault="00B011E5">
      <w:pPr>
        <w:pStyle w:val="TDC2"/>
        <w:rPr>
          <w:ins w:id="269" w:author="rocio romero panero" w:date="2017-02-28T13:59:00Z"/>
          <w:rFonts w:asciiTheme="minorHAnsi" w:eastAsiaTheme="minorEastAsia" w:hAnsiTheme="minorHAnsi"/>
          <w:noProof/>
          <w:sz w:val="22"/>
          <w:lang w:val="en-GB" w:eastAsia="en-GB"/>
        </w:rPr>
      </w:pPr>
      <w:ins w:id="270"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"_Toc476053746"</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4.1</w:t>
        </w:r>
        <w:r>
          <w:rPr>
            <w:rFonts w:asciiTheme="minorHAnsi" w:eastAsiaTheme="minorEastAsia" w:hAnsiTheme="minorHAnsi"/>
            <w:noProof/>
            <w:sz w:val="22"/>
            <w:lang w:val="en-GB" w:eastAsia="en-GB"/>
          </w:rPr>
          <w:tab/>
        </w:r>
        <w:r w:rsidRPr="00940180">
          <w:rPr>
            <w:rStyle w:val="Hipervnculo"/>
            <w:noProof/>
          </w:rPr>
          <w:t>Conclusiones</w:t>
        </w:r>
        <w:r>
          <w:rPr>
            <w:noProof/>
            <w:webHidden/>
          </w:rPr>
          <w:tab/>
        </w:r>
        <w:r>
          <w:rPr>
            <w:noProof/>
            <w:webHidden/>
          </w:rPr>
          <w:fldChar w:fldCharType="begin"/>
        </w:r>
        <w:r>
          <w:rPr>
            <w:noProof/>
            <w:webHidden/>
          </w:rPr>
          <w:instrText xml:space="preserve"> PAGEREF _Toc476053746 \h </w:instrText>
        </w:r>
        <w:r>
          <w:rPr>
            <w:noProof/>
            <w:webHidden/>
          </w:rPr>
        </w:r>
      </w:ins>
      <w:r>
        <w:rPr>
          <w:noProof/>
          <w:webHidden/>
        </w:rPr>
        <w:fldChar w:fldCharType="separate"/>
      </w:r>
      <w:ins w:id="271" w:author="rocio romero panero" w:date="2017-02-28T14:05:00Z">
        <w:r w:rsidR="008F33A2">
          <w:rPr>
            <w:noProof/>
            <w:webHidden/>
          </w:rPr>
          <w:t>45</w:t>
        </w:r>
      </w:ins>
      <w:ins w:id="272" w:author="rocio romero panero" w:date="2017-02-28T13:59:00Z">
        <w:r>
          <w:rPr>
            <w:noProof/>
            <w:webHidden/>
          </w:rPr>
          <w:fldChar w:fldCharType="end"/>
        </w:r>
        <w:r w:rsidRPr="00940180">
          <w:rPr>
            <w:rStyle w:val="Hipervnculo"/>
            <w:noProof/>
          </w:rPr>
          <w:fldChar w:fldCharType="end"/>
        </w:r>
      </w:ins>
    </w:p>
    <w:p w14:paraId="6E1906B0" w14:textId="77777777" w:rsidR="00B011E5" w:rsidRDefault="00B011E5">
      <w:pPr>
        <w:pStyle w:val="TDC2"/>
        <w:rPr>
          <w:ins w:id="273" w:author="rocio romero panero" w:date="2017-02-28T13:59:00Z"/>
          <w:rFonts w:asciiTheme="minorHAnsi" w:eastAsiaTheme="minorEastAsia" w:hAnsiTheme="minorHAnsi"/>
          <w:noProof/>
          <w:sz w:val="22"/>
          <w:lang w:val="en-GB" w:eastAsia="en-GB"/>
        </w:rPr>
      </w:pPr>
      <w:ins w:id="274"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"_Toc476053747"</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4.2</w:t>
        </w:r>
        <w:r>
          <w:rPr>
            <w:rFonts w:asciiTheme="minorHAnsi" w:eastAsiaTheme="minorEastAsia" w:hAnsiTheme="minorHAnsi"/>
            <w:noProof/>
            <w:sz w:val="22"/>
            <w:lang w:val="en-GB" w:eastAsia="en-GB"/>
          </w:rPr>
          <w:tab/>
        </w:r>
        <w:r w:rsidRPr="00940180">
          <w:rPr>
            <w:rStyle w:val="Hipervnculo"/>
            <w:noProof/>
          </w:rPr>
          <w:t>Trabajos futuros</w:t>
        </w:r>
        <w:r>
          <w:rPr>
            <w:noProof/>
            <w:webHidden/>
          </w:rPr>
          <w:tab/>
        </w:r>
        <w:r>
          <w:rPr>
            <w:noProof/>
            <w:webHidden/>
          </w:rPr>
          <w:fldChar w:fldCharType="begin"/>
        </w:r>
        <w:r>
          <w:rPr>
            <w:noProof/>
            <w:webHidden/>
          </w:rPr>
          <w:instrText xml:space="preserve"> PAGEREF _Toc476053747 \h </w:instrText>
        </w:r>
        <w:r>
          <w:rPr>
            <w:noProof/>
            <w:webHidden/>
          </w:rPr>
        </w:r>
      </w:ins>
      <w:r>
        <w:rPr>
          <w:noProof/>
          <w:webHidden/>
        </w:rPr>
        <w:fldChar w:fldCharType="separate"/>
      </w:r>
      <w:ins w:id="275" w:author="rocio romero panero" w:date="2017-02-28T14:05:00Z">
        <w:r w:rsidR="008F33A2">
          <w:rPr>
            <w:noProof/>
            <w:webHidden/>
          </w:rPr>
          <w:t>46</w:t>
        </w:r>
      </w:ins>
      <w:ins w:id="276" w:author="rocio romero panero" w:date="2017-02-28T13:59:00Z">
        <w:r>
          <w:rPr>
            <w:noProof/>
            <w:webHidden/>
          </w:rPr>
          <w:fldChar w:fldCharType="end"/>
        </w:r>
        <w:r w:rsidRPr="00940180">
          <w:rPr>
            <w:rStyle w:val="Hipervnculo"/>
            <w:noProof/>
          </w:rPr>
          <w:fldChar w:fldCharType="end"/>
        </w:r>
      </w:ins>
    </w:p>
    <w:p w14:paraId="51228AFE" w14:textId="77777777" w:rsidR="00B011E5" w:rsidRDefault="00B011E5">
      <w:pPr>
        <w:pStyle w:val="TDC1"/>
        <w:rPr>
          <w:ins w:id="277" w:author="rocio romero panero" w:date="2017-02-28T13:59:00Z"/>
          <w:rFonts w:asciiTheme="minorHAnsi" w:eastAsiaTheme="minorEastAsia" w:hAnsiTheme="minorHAnsi"/>
          <w:b w:val="0"/>
          <w:sz w:val="22"/>
          <w:lang w:val="en-GB" w:eastAsia="en-GB"/>
        </w:rPr>
      </w:pPr>
      <w:ins w:id="278" w:author="rocio romero panero" w:date="2017-02-28T13:59:00Z">
        <w:r w:rsidRPr="00940180">
          <w:rPr>
            <w:rStyle w:val="Hipervnculo"/>
          </w:rPr>
          <w:fldChar w:fldCharType="begin"/>
        </w:r>
        <w:r w:rsidRPr="00940180">
          <w:rPr>
            <w:rStyle w:val="Hipervnculo"/>
          </w:rPr>
          <w:instrText xml:space="preserve"> </w:instrText>
        </w:r>
        <w:r>
          <w:instrText>HYPERLINK \l "_Toc476053748"</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Bibliografía</w:t>
        </w:r>
        <w:r>
          <w:rPr>
            <w:webHidden/>
          </w:rPr>
          <w:tab/>
        </w:r>
        <w:r>
          <w:rPr>
            <w:webHidden/>
          </w:rPr>
          <w:fldChar w:fldCharType="begin"/>
        </w:r>
        <w:r>
          <w:rPr>
            <w:webHidden/>
          </w:rPr>
          <w:instrText xml:space="preserve"> PAGEREF _Toc476053748 \h </w:instrText>
        </w:r>
        <w:r>
          <w:rPr>
            <w:webHidden/>
          </w:rPr>
        </w:r>
      </w:ins>
      <w:r>
        <w:rPr>
          <w:webHidden/>
        </w:rPr>
        <w:fldChar w:fldCharType="separate"/>
      </w:r>
      <w:ins w:id="279" w:author="rocio romero panero" w:date="2017-02-28T14:05:00Z">
        <w:r w:rsidR="008F33A2">
          <w:rPr>
            <w:webHidden/>
          </w:rPr>
          <w:t>49</w:t>
        </w:r>
      </w:ins>
      <w:ins w:id="280" w:author="rocio romero panero" w:date="2017-02-28T13:59:00Z">
        <w:r>
          <w:rPr>
            <w:webHidden/>
          </w:rPr>
          <w:fldChar w:fldCharType="end"/>
        </w:r>
        <w:r w:rsidRPr="00940180">
          <w:rPr>
            <w:rStyle w:val="Hipervnculo"/>
          </w:rPr>
          <w:fldChar w:fldCharType="end"/>
        </w:r>
      </w:ins>
    </w:p>
    <w:p w14:paraId="353B1242" w14:textId="77777777" w:rsidR="00B011E5" w:rsidRDefault="00B011E5">
      <w:pPr>
        <w:pStyle w:val="TDC1"/>
        <w:tabs>
          <w:tab w:val="left" w:pos="1320"/>
        </w:tabs>
        <w:rPr>
          <w:ins w:id="281" w:author="rocio romero panero" w:date="2017-02-28T13:59:00Z"/>
          <w:rFonts w:asciiTheme="minorHAnsi" w:eastAsiaTheme="minorEastAsia" w:hAnsiTheme="minorHAnsi"/>
          <w:b w:val="0"/>
          <w:sz w:val="22"/>
          <w:lang w:val="en-GB" w:eastAsia="en-GB"/>
        </w:rPr>
      </w:pPr>
      <w:ins w:id="282" w:author="rocio romero panero" w:date="2017-02-28T13:59:00Z">
        <w:r w:rsidRPr="00940180">
          <w:rPr>
            <w:rStyle w:val="Hipervnculo"/>
          </w:rPr>
          <w:fldChar w:fldCharType="begin"/>
        </w:r>
        <w:r w:rsidRPr="00940180">
          <w:rPr>
            <w:rStyle w:val="Hipervnculo"/>
          </w:rPr>
          <w:instrText xml:space="preserve"> </w:instrText>
        </w:r>
        <w:r>
          <w:instrText>HYPERLINK \l "_Toc476053749"</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Anexo A.</w:t>
        </w:r>
        <w:r>
          <w:rPr>
            <w:rFonts w:asciiTheme="minorHAnsi" w:eastAsiaTheme="minorEastAsia" w:hAnsiTheme="minorHAnsi"/>
            <w:b w:val="0"/>
            <w:sz w:val="22"/>
            <w:lang w:val="en-GB" w:eastAsia="en-GB"/>
          </w:rPr>
          <w:tab/>
        </w:r>
        <w:r w:rsidRPr="00940180">
          <w:rPr>
            <w:rStyle w:val="Hipervnculo"/>
          </w:rPr>
          <w:t>Manual de usuario</w:t>
        </w:r>
        <w:r>
          <w:rPr>
            <w:webHidden/>
          </w:rPr>
          <w:tab/>
        </w:r>
        <w:r>
          <w:rPr>
            <w:webHidden/>
          </w:rPr>
          <w:fldChar w:fldCharType="begin"/>
        </w:r>
        <w:r>
          <w:rPr>
            <w:webHidden/>
          </w:rPr>
          <w:instrText xml:space="preserve"> PAGEREF _Toc476053749 \h </w:instrText>
        </w:r>
        <w:r>
          <w:rPr>
            <w:webHidden/>
          </w:rPr>
        </w:r>
      </w:ins>
      <w:r>
        <w:rPr>
          <w:webHidden/>
        </w:rPr>
        <w:fldChar w:fldCharType="separate"/>
      </w:r>
      <w:ins w:id="283" w:author="rocio romero panero" w:date="2017-02-28T14:05:00Z">
        <w:r w:rsidR="008F33A2">
          <w:rPr>
            <w:webHidden/>
          </w:rPr>
          <w:t>51</w:t>
        </w:r>
      </w:ins>
      <w:ins w:id="284" w:author="rocio romero panero" w:date="2017-02-28T13:59:00Z">
        <w:r>
          <w:rPr>
            <w:webHidden/>
          </w:rPr>
          <w:fldChar w:fldCharType="end"/>
        </w:r>
        <w:r w:rsidRPr="00940180">
          <w:rPr>
            <w:rStyle w:val="Hipervnculo"/>
          </w:rPr>
          <w:fldChar w:fldCharType="end"/>
        </w:r>
      </w:ins>
    </w:p>
    <w:p w14:paraId="36383B9A" w14:textId="77777777" w:rsidR="00B011E5" w:rsidRDefault="00B011E5">
      <w:pPr>
        <w:pStyle w:val="TDC2"/>
        <w:rPr>
          <w:ins w:id="285" w:author="rocio romero panero" w:date="2017-02-28T13:59:00Z"/>
          <w:rFonts w:asciiTheme="minorHAnsi" w:eastAsiaTheme="minorEastAsia" w:hAnsiTheme="minorHAnsi"/>
          <w:noProof/>
          <w:sz w:val="22"/>
          <w:lang w:val="en-GB" w:eastAsia="en-GB"/>
        </w:rPr>
      </w:pPr>
      <w:ins w:id="286"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"_Toc476053750"</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A.1</w:t>
        </w:r>
        <w:r>
          <w:rPr>
            <w:rFonts w:asciiTheme="minorHAnsi" w:eastAsiaTheme="minorEastAsia" w:hAnsiTheme="minorHAnsi"/>
            <w:noProof/>
            <w:sz w:val="22"/>
            <w:lang w:val="en-GB" w:eastAsia="en-GB"/>
          </w:rPr>
          <w:tab/>
        </w:r>
        <w:r w:rsidRPr="00940180">
          <w:rPr>
            <w:rStyle w:val="Hipervnculo"/>
            <w:noProof/>
          </w:rPr>
          <w:t>Parte servidor</w:t>
        </w:r>
        <w:r>
          <w:rPr>
            <w:noProof/>
            <w:webHidden/>
          </w:rPr>
          <w:tab/>
        </w:r>
        <w:r>
          <w:rPr>
            <w:noProof/>
            <w:webHidden/>
          </w:rPr>
          <w:fldChar w:fldCharType="begin"/>
        </w:r>
        <w:r>
          <w:rPr>
            <w:noProof/>
            <w:webHidden/>
          </w:rPr>
          <w:instrText xml:space="preserve"> PAGEREF _Toc476053750 \h </w:instrText>
        </w:r>
        <w:r>
          <w:rPr>
            <w:noProof/>
            <w:webHidden/>
          </w:rPr>
        </w:r>
      </w:ins>
      <w:r>
        <w:rPr>
          <w:noProof/>
          <w:webHidden/>
        </w:rPr>
        <w:fldChar w:fldCharType="separate"/>
      </w:r>
      <w:ins w:id="287" w:author="rocio romero panero" w:date="2017-02-28T14:05:00Z">
        <w:r w:rsidR="008F33A2">
          <w:rPr>
            <w:noProof/>
            <w:webHidden/>
          </w:rPr>
          <w:t>51</w:t>
        </w:r>
      </w:ins>
      <w:ins w:id="288" w:author="rocio romero panero" w:date="2017-02-28T13:59:00Z">
        <w:r>
          <w:rPr>
            <w:noProof/>
            <w:webHidden/>
          </w:rPr>
          <w:fldChar w:fldCharType="end"/>
        </w:r>
        <w:r w:rsidRPr="00940180">
          <w:rPr>
            <w:rStyle w:val="Hipervnculo"/>
            <w:noProof/>
          </w:rPr>
          <w:fldChar w:fldCharType="end"/>
        </w:r>
      </w:ins>
    </w:p>
    <w:p w14:paraId="265363AE" w14:textId="77777777" w:rsidR="00B011E5" w:rsidRDefault="00B011E5">
      <w:pPr>
        <w:pStyle w:val="TDC3"/>
        <w:rPr>
          <w:ins w:id="289" w:author="rocio romero panero" w:date="2017-02-28T13:59:00Z"/>
          <w:rFonts w:asciiTheme="minorHAnsi" w:eastAsiaTheme="minorEastAsia" w:hAnsiTheme="minorHAnsi"/>
          <w:sz w:val="22"/>
          <w:szCs w:val="22"/>
          <w:lang w:val="en-GB" w:eastAsia="en-GB"/>
        </w:rPr>
      </w:pPr>
      <w:ins w:id="290" w:author="rocio romero panero" w:date="2017-02-28T13:59:00Z">
        <w:r w:rsidRPr="00940180">
          <w:rPr>
            <w:rStyle w:val="Hipervnculo"/>
          </w:rPr>
          <w:fldChar w:fldCharType="begin"/>
        </w:r>
        <w:r w:rsidRPr="00940180">
          <w:rPr>
            <w:rStyle w:val="Hipervnculo"/>
          </w:rPr>
          <w:instrText xml:space="preserve"> </w:instrText>
        </w:r>
        <w:r>
          <w:instrText>HYPERLINK \l "_Toc476053751"</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A.1.1.</w:t>
        </w:r>
        <w:r>
          <w:rPr>
            <w:rFonts w:asciiTheme="minorHAnsi" w:eastAsiaTheme="minorEastAsia" w:hAnsiTheme="minorHAnsi"/>
            <w:sz w:val="22"/>
            <w:szCs w:val="22"/>
            <w:lang w:val="en-GB" w:eastAsia="en-GB"/>
          </w:rPr>
          <w:tab/>
        </w:r>
        <w:r w:rsidRPr="00940180">
          <w:rPr>
            <w:rStyle w:val="Hipervnculo"/>
          </w:rPr>
          <w:t>Node.JS</w:t>
        </w:r>
        <w:r>
          <w:rPr>
            <w:webHidden/>
          </w:rPr>
          <w:tab/>
        </w:r>
        <w:r>
          <w:rPr>
            <w:webHidden/>
          </w:rPr>
          <w:fldChar w:fldCharType="begin"/>
        </w:r>
        <w:r>
          <w:rPr>
            <w:webHidden/>
          </w:rPr>
          <w:instrText xml:space="preserve"> PAGEREF _Toc476053751 \h </w:instrText>
        </w:r>
        <w:r>
          <w:rPr>
            <w:webHidden/>
          </w:rPr>
        </w:r>
      </w:ins>
      <w:r>
        <w:rPr>
          <w:webHidden/>
        </w:rPr>
        <w:fldChar w:fldCharType="separate"/>
      </w:r>
      <w:ins w:id="291" w:author="rocio romero panero" w:date="2017-02-28T14:05:00Z">
        <w:r w:rsidR="008F33A2">
          <w:rPr>
            <w:webHidden/>
          </w:rPr>
          <w:t>51</w:t>
        </w:r>
      </w:ins>
      <w:ins w:id="292" w:author="rocio romero panero" w:date="2017-02-28T13:59:00Z">
        <w:r>
          <w:rPr>
            <w:webHidden/>
          </w:rPr>
          <w:fldChar w:fldCharType="end"/>
        </w:r>
        <w:r w:rsidRPr="00940180">
          <w:rPr>
            <w:rStyle w:val="Hipervnculo"/>
          </w:rPr>
          <w:fldChar w:fldCharType="end"/>
        </w:r>
      </w:ins>
    </w:p>
    <w:p w14:paraId="6823D0CB" w14:textId="77777777" w:rsidR="00B011E5" w:rsidRDefault="00B011E5">
      <w:pPr>
        <w:pStyle w:val="TDC3"/>
        <w:rPr>
          <w:ins w:id="293" w:author="rocio romero panero" w:date="2017-02-28T13:59:00Z"/>
          <w:rFonts w:asciiTheme="minorHAnsi" w:eastAsiaTheme="minorEastAsia" w:hAnsiTheme="minorHAnsi"/>
          <w:sz w:val="22"/>
          <w:szCs w:val="22"/>
          <w:lang w:val="en-GB" w:eastAsia="en-GB"/>
        </w:rPr>
      </w:pPr>
      <w:ins w:id="294" w:author="rocio romero panero" w:date="2017-02-28T13:59:00Z">
        <w:r w:rsidRPr="00940180">
          <w:rPr>
            <w:rStyle w:val="Hipervnculo"/>
          </w:rPr>
          <w:fldChar w:fldCharType="begin"/>
        </w:r>
        <w:r w:rsidRPr="00940180">
          <w:rPr>
            <w:rStyle w:val="Hipervnculo"/>
          </w:rPr>
          <w:instrText xml:space="preserve"> </w:instrText>
        </w:r>
        <w:r>
          <w:instrText>HYPERLINK \l "_Toc476053752"</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A.1.2.</w:t>
        </w:r>
        <w:r>
          <w:rPr>
            <w:rFonts w:asciiTheme="minorHAnsi" w:eastAsiaTheme="minorEastAsia" w:hAnsiTheme="minorHAnsi"/>
            <w:sz w:val="22"/>
            <w:szCs w:val="22"/>
            <w:lang w:val="en-GB" w:eastAsia="en-GB"/>
          </w:rPr>
          <w:tab/>
        </w:r>
        <w:r w:rsidRPr="00940180">
          <w:rPr>
            <w:rStyle w:val="Hipervnculo"/>
          </w:rPr>
          <w:t>MongoDB</w:t>
        </w:r>
        <w:r>
          <w:rPr>
            <w:webHidden/>
          </w:rPr>
          <w:tab/>
        </w:r>
        <w:r>
          <w:rPr>
            <w:webHidden/>
          </w:rPr>
          <w:fldChar w:fldCharType="begin"/>
        </w:r>
        <w:r>
          <w:rPr>
            <w:webHidden/>
          </w:rPr>
          <w:instrText xml:space="preserve"> PAGEREF _Toc476053752 \h </w:instrText>
        </w:r>
        <w:r>
          <w:rPr>
            <w:webHidden/>
          </w:rPr>
        </w:r>
      </w:ins>
      <w:r>
        <w:rPr>
          <w:webHidden/>
        </w:rPr>
        <w:fldChar w:fldCharType="separate"/>
      </w:r>
      <w:ins w:id="295" w:author="rocio romero panero" w:date="2017-02-28T14:05:00Z">
        <w:r w:rsidR="008F33A2">
          <w:rPr>
            <w:webHidden/>
          </w:rPr>
          <w:t>51</w:t>
        </w:r>
      </w:ins>
      <w:ins w:id="296" w:author="rocio romero panero" w:date="2017-02-28T13:59:00Z">
        <w:r>
          <w:rPr>
            <w:webHidden/>
          </w:rPr>
          <w:fldChar w:fldCharType="end"/>
        </w:r>
        <w:r w:rsidRPr="00940180">
          <w:rPr>
            <w:rStyle w:val="Hipervnculo"/>
          </w:rPr>
          <w:fldChar w:fldCharType="end"/>
        </w:r>
      </w:ins>
    </w:p>
    <w:p w14:paraId="410DD9A2" w14:textId="77777777" w:rsidR="00B011E5" w:rsidRDefault="00B011E5">
      <w:pPr>
        <w:pStyle w:val="TDC3"/>
        <w:rPr>
          <w:ins w:id="297" w:author="rocio romero panero" w:date="2017-02-28T13:59:00Z"/>
          <w:rFonts w:asciiTheme="minorHAnsi" w:eastAsiaTheme="minorEastAsia" w:hAnsiTheme="minorHAnsi"/>
          <w:sz w:val="22"/>
          <w:szCs w:val="22"/>
          <w:lang w:val="en-GB" w:eastAsia="en-GB"/>
        </w:rPr>
      </w:pPr>
      <w:ins w:id="298" w:author="rocio romero panero" w:date="2017-02-28T13:59:00Z">
        <w:r w:rsidRPr="00940180">
          <w:rPr>
            <w:rStyle w:val="Hipervnculo"/>
          </w:rPr>
          <w:fldChar w:fldCharType="begin"/>
        </w:r>
        <w:r w:rsidRPr="00940180">
          <w:rPr>
            <w:rStyle w:val="Hipervnculo"/>
          </w:rPr>
          <w:instrText xml:space="preserve"> </w:instrText>
        </w:r>
        <w:r>
          <w:instrText>HYPERLINK \l "_Toc476053753"</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A.1.3.</w:t>
        </w:r>
        <w:r>
          <w:rPr>
            <w:rFonts w:asciiTheme="minorHAnsi" w:eastAsiaTheme="minorEastAsia" w:hAnsiTheme="minorHAnsi"/>
            <w:sz w:val="22"/>
            <w:szCs w:val="22"/>
            <w:lang w:val="en-GB" w:eastAsia="en-GB"/>
          </w:rPr>
          <w:tab/>
        </w:r>
        <w:r w:rsidRPr="00940180">
          <w:rPr>
            <w:rStyle w:val="Hipervnculo"/>
          </w:rPr>
          <w:t>Express</w:t>
        </w:r>
        <w:r>
          <w:rPr>
            <w:webHidden/>
          </w:rPr>
          <w:tab/>
        </w:r>
        <w:r>
          <w:rPr>
            <w:webHidden/>
          </w:rPr>
          <w:fldChar w:fldCharType="begin"/>
        </w:r>
        <w:r>
          <w:rPr>
            <w:webHidden/>
          </w:rPr>
          <w:instrText xml:space="preserve"> PAGEREF _Toc476053753 \h </w:instrText>
        </w:r>
        <w:r>
          <w:rPr>
            <w:webHidden/>
          </w:rPr>
        </w:r>
      </w:ins>
      <w:r>
        <w:rPr>
          <w:webHidden/>
        </w:rPr>
        <w:fldChar w:fldCharType="separate"/>
      </w:r>
      <w:ins w:id="299" w:author="rocio romero panero" w:date="2017-02-28T14:05:00Z">
        <w:r w:rsidR="008F33A2">
          <w:rPr>
            <w:webHidden/>
          </w:rPr>
          <w:t>52</w:t>
        </w:r>
      </w:ins>
      <w:ins w:id="300" w:author="rocio romero panero" w:date="2017-02-28T13:59:00Z">
        <w:r>
          <w:rPr>
            <w:webHidden/>
          </w:rPr>
          <w:fldChar w:fldCharType="end"/>
        </w:r>
        <w:r w:rsidRPr="00940180">
          <w:rPr>
            <w:rStyle w:val="Hipervnculo"/>
          </w:rPr>
          <w:fldChar w:fldCharType="end"/>
        </w:r>
      </w:ins>
    </w:p>
    <w:p w14:paraId="4B62E62E" w14:textId="77777777" w:rsidR="00B011E5" w:rsidRDefault="00B011E5">
      <w:pPr>
        <w:pStyle w:val="TDC3"/>
        <w:rPr>
          <w:ins w:id="301" w:author="rocio romero panero" w:date="2017-02-28T13:59:00Z"/>
          <w:rFonts w:asciiTheme="minorHAnsi" w:eastAsiaTheme="minorEastAsia" w:hAnsiTheme="minorHAnsi"/>
          <w:sz w:val="22"/>
          <w:szCs w:val="22"/>
          <w:lang w:val="en-GB" w:eastAsia="en-GB"/>
        </w:rPr>
      </w:pPr>
      <w:ins w:id="302" w:author="rocio romero panero" w:date="2017-02-28T13:59:00Z">
        <w:r w:rsidRPr="00940180">
          <w:rPr>
            <w:rStyle w:val="Hipervnculo"/>
          </w:rPr>
          <w:fldChar w:fldCharType="begin"/>
        </w:r>
        <w:r w:rsidRPr="00940180">
          <w:rPr>
            <w:rStyle w:val="Hipervnculo"/>
          </w:rPr>
          <w:instrText xml:space="preserve"> </w:instrText>
        </w:r>
        <w:r>
          <w:instrText>HYPERLINK \l "_Toc476053754"</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A.1.4.</w:t>
        </w:r>
        <w:r>
          <w:rPr>
            <w:rFonts w:asciiTheme="minorHAnsi" w:eastAsiaTheme="minorEastAsia" w:hAnsiTheme="minorHAnsi"/>
            <w:sz w:val="22"/>
            <w:szCs w:val="22"/>
            <w:lang w:val="en-GB" w:eastAsia="en-GB"/>
          </w:rPr>
          <w:tab/>
        </w:r>
        <w:r w:rsidRPr="00940180">
          <w:rPr>
            <w:rStyle w:val="Hipervnculo"/>
          </w:rPr>
          <w:t>Npm</w:t>
        </w:r>
        <w:r>
          <w:rPr>
            <w:webHidden/>
          </w:rPr>
          <w:tab/>
        </w:r>
        <w:r>
          <w:rPr>
            <w:webHidden/>
          </w:rPr>
          <w:fldChar w:fldCharType="begin"/>
        </w:r>
        <w:r>
          <w:rPr>
            <w:webHidden/>
          </w:rPr>
          <w:instrText xml:space="preserve"> PAGEREF _Toc476053754 \h </w:instrText>
        </w:r>
        <w:r>
          <w:rPr>
            <w:webHidden/>
          </w:rPr>
        </w:r>
      </w:ins>
      <w:r>
        <w:rPr>
          <w:webHidden/>
        </w:rPr>
        <w:fldChar w:fldCharType="separate"/>
      </w:r>
      <w:ins w:id="303" w:author="rocio romero panero" w:date="2017-02-28T14:05:00Z">
        <w:r w:rsidR="008F33A2">
          <w:rPr>
            <w:webHidden/>
          </w:rPr>
          <w:t>53</w:t>
        </w:r>
      </w:ins>
      <w:ins w:id="304" w:author="rocio romero panero" w:date="2017-02-28T13:59:00Z">
        <w:r>
          <w:rPr>
            <w:webHidden/>
          </w:rPr>
          <w:fldChar w:fldCharType="end"/>
        </w:r>
        <w:r w:rsidRPr="00940180">
          <w:rPr>
            <w:rStyle w:val="Hipervnculo"/>
          </w:rPr>
          <w:fldChar w:fldCharType="end"/>
        </w:r>
      </w:ins>
    </w:p>
    <w:p w14:paraId="2C2553BF" w14:textId="77777777" w:rsidR="00B011E5" w:rsidRDefault="00B011E5">
      <w:pPr>
        <w:pStyle w:val="TDC2"/>
        <w:rPr>
          <w:ins w:id="305" w:author="rocio romero panero" w:date="2017-02-28T13:59:00Z"/>
          <w:rFonts w:asciiTheme="minorHAnsi" w:eastAsiaTheme="minorEastAsia" w:hAnsiTheme="minorHAnsi"/>
          <w:noProof/>
          <w:sz w:val="22"/>
          <w:lang w:val="en-GB" w:eastAsia="en-GB"/>
        </w:rPr>
      </w:pPr>
      <w:ins w:id="306" w:author="rocio romero panero" w:date="2017-02-28T13:59:00Z">
        <w:r w:rsidRPr="00940180">
          <w:rPr>
            <w:rStyle w:val="Hipervnculo"/>
            <w:noProof/>
          </w:rPr>
          <w:fldChar w:fldCharType="begin"/>
        </w:r>
        <w:r w:rsidRPr="00940180">
          <w:rPr>
            <w:rStyle w:val="Hipervnculo"/>
            <w:noProof/>
          </w:rPr>
          <w:instrText xml:space="preserve"> </w:instrText>
        </w:r>
        <w:r>
          <w:rPr>
            <w:noProof/>
          </w:rPr>
          <w:instrText>HYPERLINK \l "_Toc476053755"</w:instrText>
        </w:r>
        <w:r w:rsidRPr="00940180">
          <w:rPr>
            <w:rStyle w:val="Hipervnculo"/>
            <w:noProof/>
          </w:rPr>
          <w:instrText xml:space="preserve"> </w:instrText>
        </w:r>
        <w:r w:rsidRPr="00940180">
          <w:rPr>
            <w:rStyle w:val="Hipervnculo"/>
            <w:noProof/>
          </w:rPr>
        </w:r>
        <w:r w:rsidRPr="00940180">
          <w:rPr>
            <w:rStyle w:val="Hipervnculo"/>
            <w:noProof/>
          </w:rPr>
          <w:fldChar w:fldCharType="separate"/>
        </w:r>
        <w:r w:rsidRPr="00940180">
          <w:rPr>
            <w:rStyle w:val="Hipervnculo"/>
            <w:noProof/>
          </w:rPr>
          <w:t>A.2</w:t>
        </w:r>
        <w:r>
          <w:rPr>
            <w:rFonts w:asciiTheme="minorHAnsi" w:eastAsiaTheme="minorEastAsia" w:hAnsiTheme="minorHAnsi"/>
            <w:noProof/>
            <w:sz w:val="22"/>
            <w:lang w:val="en-GB" w:eastAsia="en-GB"/>
          </w:rPr>
          <w:tab/>
        </w:r>
        <w:r w:rsidRPr="00940180">
          <w:rPr>
            <w:rStyle w:val="Hipervnculo"/>
            <w:noProof/>
          </w:rPr>
          <w:t>Parte cliente</w:t>
        </w:r>
        <w:r>
          <w:rPr>
            <w:noProof/>
            <w:webHidden/>
          </w:rPr>
          <w:tab/>
        </w:r>
        <w:r>
          <w:rPr>
            <w:noProof/>
            <w:webHidden/>
          </w:rPr>
          <w:fldChar w:fldCharType="begin"/>
        </w:r>
        <w:r>
          <w:rPr>
            <w:noProof/>
            <w:webHidden/>
          </w:rPr>
          <w:instrText xml:space="preserve"> PAGEREF _Toc476053755 \h </w:instrText>
        </w:r>
        <w:r>
          <w:rPr>
            <w:noProof/>
            <w:webHidden/>
          </w:rPr>
        </w:r>
      </w:ins>
      <w:r>
        <w:rPr>
          <w:noProof/>
          <w:webHidden/>
        </w:rPr>
        <w:fldChar w:fldCharType="separate"/>
      </w:r>
      <w:ins w:id="307" w:author="rocio romero panero" w:date="2017-02-28T14:05:00Z">
        <w:r w:rsidR="008F33A2">
          <w:rPr>
            <w:noProof/>
            <w:webHidden/>
          </w:rPr>
          <w:t>53</w:t>
        </w:r>
      </w:ins>
      <w:ins w:id="308" w:author="rocio romero panero" w:date="2017-02-28T13:59:00Z">
        <w:r>
          <w:rPr>
            <w:noProof/>
            <w:webHidden/>
          </w:rPr>
          <w:fldChar w:fldCharType="end"/>
        </w:r>
        <w:r w:rsidRPr="00940180">
          <w:rPr>
            <w:rStyle w:val="Hipervnculo"/>
            <w:noProof/>
          </w:rPr>
          <w:fldChar w:fldCharType="end"/>
        </w:r>
      </w:ins>
    </w:p>
    <w:p w14:paraId="2F0A827B" w14:textId="77777777" w:rsidR="00B011E5" w:rsidRDefault="00B011E5">
      <w:pPr>
        <w:pStyle w:val="TDC3"/>
        <w:rPr>
          <w:ins w:id="309" w:author="rocio romero panero" w:date="2017-02-28T13:59:00Z"/>
          <w:rFonts w:asciiTheme="minorHAnsi" w:eastAsiaTheme="minorEastAsia" w:hAnsiTheme="minorHAnsi"/>
          <w:sz w:val="22"/>
          <w:szCs w:val="22"/>
          <w:lang w:val="en-GB" w:eastAsia="en-GB"/>
        </w:rPr>
      </w:pPr>
      <w:ins w:id="310" w:author="rocio romero panero" w:date="2017-02-28T13:59:00Z">
        <w:r w:rsidRPr="00940180">
          <w:rPr>
            <w:rStyle w:val="Hipervnculo"/>
          </w:rPr>
          <w:fldChar w:fldCharType="begin"/>
        </w:r>
        <w:r w:rsidRPr="00940180">
          <w:rPr>
            <w:rStyle w:val="Hipervnculo"/>
          </w:rPr>
          <w:instrText xml:space="preserve"> </w:instrText>
        </w:r>
        <w:r>
          <w:instrText>HYPERLINK \l "_Toc476053756"</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A.2.1.</w:t>
        </w:r>
        <w:r>
          <w:rPr>
            <w:rFonts w:asciiTheme="minorHAnsi" w:eastAsiaTheme="minorEastAsia" w:hAnsiTheme="minorHAnsi"/>
            <w:sz w:val="22"/>
            <w:szCs w:val="22"/>
            <w:lang w:val="en-GB" w:eastAsia="en-GB"/>
          </w:rPr>
          <w:tab/>
        </w:r>
        <w:r w:rsidRPr="00940180">
          <w:rPr>
            <w:rStyle w:val="Hipervnculo"/>
          </w:rPr>
          <w:t>Ionic</w:t>
        </w:r>
        <w:r>
          <w:rPr>
            <w:webHidden/>
          </w:rPr>
          <w:tab/>
        </w:r>
        <w:r>
          <w:rPr>
            <w:webHidden/>
          </w:rPr>
          <w:fldChar w:fldCharType="begin"/>
        </w:r>
        <w:r>
          <w:rPr>
            <w:webHidden/>
          </w:rPr>
          <w:instrText xml:space="preserve"> PAGEREF _Toc476053756 \h </w:instrText>
        </w:r>
        <w:r>
          <w:rPr>
            <w:webHidden/>
          </w:rPr>
        </w:r>
      </w:ins>
      <w:r>
        <w:rPr>
          <w:webHidden/>
        </w:rPr>
        <w:fldChar w:fldCharType="separate"/>
      </w:r>
      <w:ins w:id="311" w:author="rocio romero panero" w:date="2017-02-28T14:05:00Z">
        <w:r w:rsidR="008F33A2">
          <w:rPr>
            <w:webHidden/>
          </w:rPr>
          <w:t>53</w:t>
        </w:r>
      </w:ins>
      <w:ins w:id="312" w:author="rocio romero panero" w:date="2017-02-28T13:59:00Z">
        <w:r>
          <w:rPr>
            <w:webHidden/>
          </w:rPr>
          <w:fldChar w:fldCharType="end"/>
        </w:r>
        <w:r w:rsidRPr="00940180">
          <w:rPr>
            <w:rStyle w:val="Hipervnculo"/>
          </w:rPr>
          <w:fldChar w:fldCharType="end"/>
        </w:r>
      </w:ins>
    </w:p>
    <w:p w14:paraId="413C7616" w14:textId="77777777" w:rsidR="00B011E5" w:rsidRDefault="00B011E5">
      <w:pPr>
        <w:pStyle w:val="TDC1"/>
        <w:tabs>
          <w:tab w:val="left" w:pos="1320"/>
        </w:tabs>
        <w:rPr>
          <w:ins w:id="313" w:author="rocio romero panero" w:date="2017-02-28T13:59:00Z"/>
          <w:rFonts w:asciiTheme="minorHAnsi" w:eastAsiaTheme="minorEastAsia" w:hAnsiTheme="minorHAnsi"/>
          <w:b w:val="0"/>
          <w:sz w:val="22"/>
          <w:lang w:val="en-GB" w:eastAsia="en-GB"/>
        </w:rPr>
      </w:pPr>
      <w:ins w:id="314" w:author="rocio romero panero" w:date="2017-02-28T13:59:00Z">
        <w:r w:rsidRPr="00940180">
          <w:rPr>
            <w:rStyle w:val="Hipervnculo"/>
          </w:rPr>
          <w:fldChar w:fldCharType="begin"/>
        </w:r>
        <w:r w:rsidRPr="00940180">
          <w:rPr>
            <w:rStyle w:val="Hipervnculo"/>
          </w:rPr>
          <w:instrText xml:space="preserve"> </w:instrText>
        </w:r>
        <w:r>
          <w:instrText>HYPERLINK \l "_Toc476053757"</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Anexo B.</w:t>
        </w:r>
        <w:r>
          <w:rPr>
            <w:rFonts w:asciiTheme="minorHAnsi" w:eastAsiaTheme="minorEastAsia" w:hAnsiTheme="minorHAnsi"/>
            <w:b w:val="0"/>
            <w:sz w:val="22"/>
            <w:lang w:val="en-GB" w:eastAsia="en-GB"/>
          </w:rPr>
          <w:tab/>
        </w:r>
        <w:r w:rsidRPr="00940180">
          <w:rPr>
            <w:rStyle w:val="Hipervnculo"/>
          </w:rPr>
          <w:t>Recortar audio</w:t>
        </w:r>
        <w:r>
          <w:rPr>
            <w:webHidden/>
          </w:rPr>
          <w:tab/>
        </w:r>
        <w:r>
          <w:rPr>
            <w:webHidden/>
          </w:rPr>
          <w:fldChar w:fldCharType="begin"/>
        </w:r>
        <w:r>
          <w:rPr>
            <w:webHidden/>
          </w:rPr>
          <w:instrText xml:space="preserve"> PAGEREF _Toc476053757 \h </w:instrText>
        </w:r>
        <w:r>
          <w:rPr>
            <w:webHidden/>
          </w:rPr>
        </w:r>
      </w:ins>
      <w:r>
        <w:rPr>
          <w:webHidden/>
        </w:rPr>
        <w:fldChar w:fldCharType="separate"/>
      </w:r>
      <w:ins w:id="315" w:author="rocio romero panero" w:date="2017-02-28T14:05:00Z">
        <w:r w:rsidR="008F33A2">
          <w:rPr>
            <w:webHidden/>
          </w:rPr>
          <w:t>55</w:t>
        </w:r>
      </w:ins>
      <w:ins w:id="316" w:author="rocio romero panero" w:date="2017-02-28T13:59:00Z">
        <w:r>
          <w:rPr>
            <w:webHidden/>
          </w:rPr>
          <w:fldChar w:fldCharType="end"/>
        </w:r>
        <w:r w:rsidRPr="00940180">
          <w:rPr>
            <w:rStyle w:val="Hipervnculo"/>
          </w:rPr>
          <w:fldChar w:fldCharType="end"/>
        </w:r>
      </w:ins>
    </w:p>
    <w:p w14:paraId="478AF5D2" w14:textId="77777777" w:rsidR="00B011E5" w:rsidRDefault="00B011E5">
      <w:pPr>
        <w:pStyle w:val="TDC1"/>
        <w:tabs>
          <w:tab w:val="left" w:pos="1320"/>
        </w:tabs>
        <w:rPr>
          <w:ins w:id="317" w:author="rocio romero panero" w:date="2017-02-28T13:59:00Z"/>
          <w:rFonts w:asciiTheme="minorHAnsi" w:eastAsiaTheme="minorEastAsia" w:hAnsiTheme="minorHAnsi"/>
          <w:b w:val="0"/>
          <w:sz w:val="22"/>
          <w:lang w:val="en-GB" w:eastAsia="en-GB"/>
        </w:rPr>
      </w:pPr>
      <w:ins w:id="318" w:author="rocio romero panero" w:date="2017-02-28T13:59:00Z">
        <w:r w:rsidRPr="00940180">
          <w:rPr>
            <w:rStyle w:val="Hipervnculo"/>
          </w:rPr>
          <w:fldChar w:fldCharType="begin"/>
        </w:r>
        <w:r w:rsidRPr="00940180">
          <w:rPr>
            <w:rStyle w:val="Hipervnculo"/>
          </w:rPr>
          <w:instrText xml:space="preserve"> </w:instrText>
        </w:r>
        <w:r>
          <w:instrText>HYPERLINK \l "_Toc476053758"</w:instrText>
        </w:r>
        <w:r w:rsidRPr="00940180">
          <w:rPr>
            <w:rStyle w:val="Hipervnculo"/>
          </w:rPr>
          <w:instrText xml:space="preserve"> </w:instrText>
        </w:r>
        <w:r w:rsidRPr="00940180">
          <w:rPr>
            <w:rStyle w:val="Hipervnculo"/>
          </w:rPr>
        </w:r>
        <w:r w:rsidRPr="00940180">
          <w:rPr>
            <w:rStyle w:val="Hipervnculo"/>
          </w:rPr>
          <w:fldChar w:fldCharType="separate"/>
        </w:r>
        <w:r w:rsidRPr="00940180">
          <w:rPr>
            <w:rStyle w:val="Hipervnculo"/>
          </w:rPr>
          <w:t>Anexo C.</w:t>
        </w:r>
        <w:r>
          <w:rPr>
            <w:rFonts w:asciiTheme="minorHAnsi" w:eastAsiaTheme="minorEastAsia" w:hAnsiTheme="minorHAnsi"/>
            <w:b w:val="0"/>
            <w:sz w:val="22"/>
            <w:lang w:val="en-GB" w:eastAsia="en-GB"/>
          </w:rPr>
          <w:tab/>
        </w:r>
        <w:r w:rsidRPr="00940180">
          <w:rPr>
            <w:rStyle w:val="Hipervnculo"/>
          </w:rPr>
          <w:t>Descargar material de Listening</w:t>
        </w:r>
        <w:r>
          <w:rPr>
            <w:webHidden/>
          </w:rPr>
          <w:tab/>
        </w:r>
        <w:r>
          <w:rPr>
            <w:webHidden/>
          </w:rPr>
          <w:fldChar w:fldCharType="begin"/>
        </w:r>
        <w:r>
          <w:rPr>
            <w:webHidden/>
          </w:rPr>
          <w:instrText xml:space="preserve"> PAGEREF _Toc476053758 \h </w:instrText>
        </w:r>
        <w:r>
          <w:rPr>
            <w:webHidden/>
          </w:rPr>
        </w:r>
      </w:ins>
      <w:r>
        <w:rPr>
          <w:webHidden/>
        </w:rPr>
        <w:fldChar w:fldCharType="separate"/>
      </w:r>
      <w:ins w:id="319" w:author="rocio romero panero" w:date="2017-02-28T14:05:00Z">
        <w:r w:rsidR="008F33A2">
          <w:rPr>
            <w:webHidden/>
          </w:rPr>
          <w:t>59</w:t>
        </w:r>
      </w:ins>
      <w:ins w:id="320" w:author="rocio romero panero" w:date="2017-02-28T13:59:00Z">
        <w:r>
          <w:rPr>
            <w:webHidden/>
          </w:rPr>
          <w:fldChar w:fldCharType="end"/>
        </w:r>
        <w:r w:rsidRPr="00940180">
          <w:rPr>
            <w:rStyle w:val="Hipervnculo"/>
          </w:rPr>
          <w:fldChar w:fldCharType="end"/>
        </w:r>
      </w:ins>
    </w:p>
    <w:p w14:paraId="24BDC9DF" w14:textId="77777777" w:rsidR="0088417E" w:rsidDel="00B011E5" w:rsidRDefault="0088417E">
      <w:pPr>
        <w:pStyle w:val="TDC1"/>
        <w:rPr>
          <w:del w:id="321" w:author="rocio romero panero" w:date="2017-02-28T13:59:00Z"/>
          <w:rFonts w:asciiTheme="minorHAnsi" w:eastAsiaTheme="minorEastAsia" w:hAnsiTheme="minorHAnsi"/>
          <w:b w:val="0"/>
          <w:sz w:val="22"/>
          <w:lang w:val="en-GB" w:eastAsia="en-GB"/>
        </w:rPr>
      </w:pPr>
      <w:del w:id="322" w:author="rocio romero panero" w:date="2017-02-28T13:59:00Z">
        <w:r w:rsidRPr="00B011E5" w:rsidDel="00B011E5">
          <w:rPr>
            <w:rPrChange w:id="323" w:author="rocio romero panero" w:date="2017-02-28T13:59:00Z">
              <w:rPr>
                <w:rStyle w:val="Hipervnculo"/>
              </w:rPr>
            </w:rPrChange>
          </w:rPr>
          <w:delText>Resumen</w:delText>
        </w:r>
        <w:r w:rsidDel="00B011E5">
          <w:rPr>
            <w:webHidden/>
          </w:rPr>
          <w:tab/>
        </w:r>
        <w:r w:rsidR="00982F03" w:rsidDel="00B011E5">
          <w:rPr>
            <w:webHidden/>
          </w:rPr>
          <w:delText>i</w:delText>
        </w:r>
      </w:del>
    </w:p>
    <w:p w14:paraId="1FF62E6E" w14:textId="77777777" w:rsidR="0088417E" w:rsidDel="00B011E5" w:rsidRDefault="0088417E">
      <w:pPr>
        <w:pStyle w:val="TDC1"/>
        <w:rPr>
          <w:del w:id="324" w:author="rocio romero panero" w:date="2017-02-28T13:59:00Z"/>
          <w:rFonts w:asciiTheme="minorHAnsi" w:eastAsiaTheme="minorEastAsia" w:hAnsiTheme="minorHAnsi"/>
          <w:b w:val="0"/>
          <w:sz w:val="22"/>
          <w:lang w:val="en-GB" w:eastAsia="en-GB"/>
        </w:rPr>
      </w:pPr>
      <w:del w:id="325" w:author="rocio romero panero" w:date="2017-02-28T13:59:00Z">
        <w:r w:rsidRPr="00B011E5" w:rsidDel="00B011E5">
          <w:rPr>
            <w:lang w:val="en-US"/>
            <w:rPrChange w:id="326" w:author="rocio romero panero" w:date="2017-02-28T13:59:00Z">
              <w:rPr>
                <w:rStyle w:val="Hipervnculo"/>
                <w:lang w:val="en-US"/>
              </w:rPr>
            </w:rPrChange>
          </w:rPr>
          <w:delText>Abstract</w:delText>
        </w:r>
        <w:r w:rsidDel="00B011E5">
          <w:rPr>
            <w:webHidden/>
          </w:rPr>
          <w:tab/>
        </w:r>
        <w:r w:rsidR="00982F03" w:rsidDel="00B011E5">
          <w:rPr>
            <w:webHidden/>
          </w:rPr>
          <w:delText>iii</w:delText>
        </w:r>
      </w:del>
    </w:p>
    <w:p w14:paraId="425FF133" w14:textId="77777777" w:rsidR="0088417E" w:rsidDel="00B011E5" w:rsidRDefault="0088417E">
      <w:pPr>
        <w:pStyle w:val="TDC1"/>
        <w:rPr>
          <w:del w:id="327" w:author="rocio romero panero" w:date="2017-02-28T13:59:00Z"/>
          <w:rFonts w:asciiTheme="minorHAnsi" w:eastAsiaTheme="minorEastAsia" w:hAnsiTheme="minorHAnsi"/>
          <w:b w:val="0"/>
          <w:sz w:val="22"/>
          <w:lang w:val="en-GB" w:eastAsia="en-GB"/>
        </w:rPr>
      </w:pPr>
      <w:del w:id="328" w:author="rocio romero panero" w:date="2017-02-28T13:59:00Z">
        <w:r w:rsidRPr="00B011E5" w:rsidDel="00B011E5">
          <w:rPr>
            <w:rPrChange w:id="329" w:author="rocio romero panero" w:date="2017-02-28T13:59:00Z">
              <w:rPr>
                <w:rStyle w:val="Hipervnculo"/>
              </w:rPr>
            </w:rPrChange>
          </w:rPr>
          <w:delText>Índice de figuras</w:delText>
        </w:r>
        <w:r w:rsidDel="00B011E5">
          <w:rPr>
            <w:webHidden/>
          </w:rPr>
          <w:tab/>
        </w:r>
        <w:r w:rsidR="00982F03" w:rsidDel="00B011E5">
          <w:rPr>
            <w:webHidden/>
          </w:rPr>
          <w:delText>vii</w:delText>
        </w:r>
      </w:del>
    </w:p>
    <w:p w14:paraId="75B5170D" w14:textId="77777777" w:rsidR="0088417E" w:rsidDel="00B011E5" w:rsidRDefault="0088417E">
      <w:pPr>
        <w:pStyle w:val="TDC1"/>
        <w:rPr>
          <w:del w:id="330" w:author="rocio romero panero" w:date="2017-02-28T13:59:00Z"/>
          <w:rFonts w:asciiTheme="minorHAnsi" w:eastAsiaTheme="minorEastAsia" w:hAnsiTheme="minorHAnsi"/>
          <w:b w:val="0"/>
          <w:sz w:val="22"/>
          <w:lang w:val="en-GB" w:eastAsia="en-GB"/>
        </w:rPr>
      </w:pPr>
      <w:del w:id="331" w:author="rocio romero panero" w:date="2017-02-28T13:59:00Z">
        <w:r w:rsidRPr="00B011E5" w:rsidDel="00B011E5">
          <w:rPr>
            <w:lang w:val="en-GB"/>
            <w:rPrChange w:id="332" w:author="rocio romero panero" w:date="2017-02-28T13:59:00Z">
              <w:rPr>
                <w:rStyle w:val="Hipervnculo"/>
                <w:lang w:val="en-GB"/>
              </w:rPr>
            </w:rPrChange>
          </w:rPr>
          <w:delText>Lista de acrónimos</w:delText>
        </w:r>
        <w:r w:rsidDel="00B011E5">
          <w:rPr>
            <w:webHidden/>
          </w:rPr>
          <w:tab/>
        </w:r>
        <w:r w:rsidR="00982F03" w:rsidDel="00B011E5">
          <w:rPr>
            <w:webHidden/>
          </w:rPr>
          <w:delText>ix</w:delText>
        </w:r>
      </w:del>
    </w:p>
    <w:p w14:paraId="3F4252A5" w14:textId="77777777" w:rsidR="0088417E" w:rsidDel="00B011E5" w:rsidRDefault="0088417E">
      <w:pPr>
        <w:pStyle w:val="TDC1"/>
        <w:tabs>
          <w:tab w:val="left" w:pos="709"/>
        </w:tabs>
        <w:rPr>
          <w:del w:id="333" w:author="rocio romero panero" w:date="2017-02-28T13:59:00Z"/>
          <w:rFonts w:asciiTheme="minorHAnsi" w:eastAsiaTheme="minorEastAsia" w:hAnsiTheme="minorHAnsi"/>
          <w:b w:val="0"/>
          <w:sz w:val="22"/>
          <w:lang w:val="en-GB" w:eastAsia="en-GB"/>
        </w:rPr>
      </w:pPr>
      <w:del w:id="334" w:author="rocio romero panero" w:date="2017-02-28T13:59:00Z">
        <w:r w:rsidRPr="00B011E5" w:rsidDel="00B011E5">
          <w:rPr>
            <w:rPrChange w:id="335" w:author="rocio romero panero" w:date="2017-02-28T13:59:00Z">
              <w:rPr>
                <w:rStyle w:val="Hipervnculo"/>
              </w:rPr>
            </w:rPrChange>
          </w:rPr>
          <w:delText>1</w:delText>
        </w:r>
        <w:r w:rsidDel="00B011E5">
          <w:rPr>
            <w:rFonts w:asciiTheme="minorHAnsi" w:eastAsiaTheme="minorEastAsia" w:hAnsiTheme="minorHAnsi"/>
            <w:b w:val="0"/>
            <w:sz w:val="22"/>
            <w:lang w:val="en-GB" w:eastAsia="en-GB"/>
          </w:rPr>
          <w:tab/>
        </w:r>
        <w:r w:rsidRPr="00B011E5" w:rsidDel="00B011E5">
          <w:rPr>
            <w:rPrChange w:id="336" w:author="rocio romero panero" w:date="2017-02-28T13:59:00Z">
              <w:rPr>
                <w:rStyle w:val="Hipervnculo"/>
              </w:rPr>
            </w:rPrChange>
          </w:rPr>
          <w:delText>Introducción y objetivos</w:delText>
        </w:r>
        <w:r w:rsidDel="00B011E5">
          <w:rPr>
            <w:webHidden/>
          </w:rPr>
          <w:tab/>
        </w:r>
        <w:r w:rsidR="00982F03" w:rsidDel="00B011E5">
          <w:rPr>
            <w:webHidden/>
          </w:rPr>
          <w:delText>1</w:delText>
        </w:r>
      </w:del>
    </w:p>
    <w:p w14:paraId="6E6966C5" w14:textId="77777777" w:rsidR="0088417E" w:rsidDel="00B011E5" w:rsidRDefault="0088417E">
      <w:pPr>
        <w:pStyle w:val="TDC2"/>
        <w:rPr>
          <w:del w:id="337" w:author="rocio romero panero" w:date="2017-02-28T13:59:00Z"/>
          <w:rFonts w:asciiTheme="minorHAnsi" w:eastAsiaTheme="minorEastAsia" w:hAnsiTheme="minorHAnsi"/>
          <w:noProof/>
          <w:sz w:val="22"/>
          <w:lang w:val="en-GB" w:eastAsia="en-GB"/>
        </w:rPr>
      </w:pPr>
      <w:del w:id="338" w:author="rocio romero panero" w:date="2017-02-28T13:59:00Z">
        <w:r w:rsidRPr="00B011E5" w:rsidDel="00B011E5">
          <w:rPr>
            <w:noProof/>
            <w:rPrChange w:id="339" w:author="rocio romero panero" w:date="2017-02-28T13:59:00Z">
              <w:rPr>
                <w:rStyle w:val="Hipervnculo"/>
                <w:noProof/>
              </w:rPr>
            </w:rPrChange>
          </w:rPr>
          <w:delText>1.1</w:delText>
        </w:r>
        <w:r w:rsidDel="00B011E5">
          <w:rPr>
            <w:rFonts w:asciiTheme="minorHAnsi" w:eastAsiaTheme="minorEastAsia" w:hAnsiTheme="minorHAnsi"/>
            <w:noProof/>
            <w:sz w:val="22"/>
            <w:lang w:val="en-GB" w:eastAsia="en-GB"/>
          </w:rPr>
          <w:tab/>
        </w:r>
        <w:r w:rsidRPr="00B011E5" w:rsidDel="00B011E5">
          <w:rPr>
            <w:noProof/>
            <w:rPrChange w:id="340" w:author="rocio romero panero" w:date="2017-02-28T13:59:00Z">
              <w:rPr>
                <w:rStyle w:val="Hipervnculo"/>
                <w:noProof/>
              </w:rPr>
            </w:rPrChange>
          </w:rPr>
          <w:delText>Marco y motivación del proyecto</w:delText>
        </w:r>
        <w:r w:rsidDel="00B011E5">
          <w:rPr>
            <w:noProof/>
            <w:webHidden/>
          </w:rPr>
          <w:tab/>
        </w:r>
        <w:r w:rsidR="00982F03" w:rsidDel="00B011E5">
          <w:rPr>
            <w:noProof/>
            <w:webHidden/>
          </w:rPr>
          <w:delText>1</w:delText>
        </w:r>
      </w:del>
    </w:p>
    <w:p w14:paraId="5C9883CF" w14:textId="77777777" w:rsidR="0088417E" w:rsidDel="00B011E5" w:rsidRDefault="0088417E">
      <w:pPr>
        <w:pStyle w:val="TDC2"/>
        <w:rPr>
          <w:del w:id="341" w:author="rocio romero panero" w:date="2017-02-28T13:59:00Z"/>
          <w:rFonts w:asciiTheme="minorHAnsi" w:eastAsiaTheme="minorEastAsia" w:hAnsiTheme="minorHAnsi"/>
          <w:noProof/>
          <w:sz w:val="22"/>
          <w:lang w:val="en-GB" w:eastAsia="en-GB"/>
        </w:rPr>
      </w:pPr>
      <w:del w:id="342" w:author="rocio romero panero" w:date="2017-02-28T13:59:00Z">
        <w:r w:rsidRPr="00B011E5" w:rsidDel="00B011E5">
          <w:rPr>
            <w:noProof/>
            <w:rPrChange w:id="343" w:author="rocio romero panero" w:date="2017-02-28T13:59:00Z">
              <w:rPr>
                <w:rStyle w:val="Hipervnculo"/>
                <w:noProof/>
              </w:rPr>
            </w:rPrChange>
          </w:rPr>
          <w:delText>1.2</w:delText>
        </w:r>
        <w:r w:rsidDel="00B011E5">
          <w:rPr>
            <w:rFonts w:asciiTheme="minorHAnsi" w:eastAsiaTheme="minorEastAsia" w:hAnsiTheme="minorHAnsi"/>
            <w:noProof/>
            <w:sz w:val="22"/>
            <w:lang w:val="en-GB" w:eastAsia="en-GB"/>
          </w:rPr>
          <w:tab/>
        </w:r>
        <w:r w:rsidRPr="00B011E5" w:rsidDel="00B011E5">
          <w:rPr>
            <w:noProof/>
            <w:rPrChange w:id="344" w:author="rocio romero panero" w:date="2017-02-28T13:59:00Z">
              <w:rPr>
                <w:rStyle w:val="Hipervnculo"/>
                <w:noProof/>
              </w:rPr>
            </w:rPrChange>
          </w:rPr>
          <w:delText>Objetivos del proyecto</w:delText>
        </w:r>
        <w:r w:rsidDel="00B011E5">
          <w:rPr>
            <w:noProof/>
            <w:webHidden/>
          </w:rPr>
          <w:tab/>
        </w:r>
        <w:r w:rsidR="00982F03" w:rsidDel="00B011E5">
          <w:rPr>
            <w:noProof/>
            <w:webHidden/>
          </w:rPr>
          <w:delText>2</w:delText>
        </w:r>
      </w:del>
    </w:p>
    <w:p w14:paraId="620579EF" w14:textId="77777777" w:rsidR="0088417E" w:rsidDel="00B011E5" w:rsidRDefault="0088417E">
      <w:pPr>
        <w:pStyle w:val="TDC2"/>
        <w:rPr>
          <w:del w:id="345" w:author="rocio romero panero" w:date="2017-02-28T13:59:00Z"/>
          <w:rFonts w:asciiTheme="minorHAnsi" w:eastAsiaTheme="minorEastAsia" w:hAnsiTheme="minorHAnsi"/>
          <w:noProof/>
          <w:sz w:val="22"/>
          <w:lang w:val="en-GB" w:eastAsia="en-GB"/>
        </w:rPr>
      </w:pPr>
      <w:del w:id="346" w:author="rocio romero panero" w:date="2017-02-28T13:59:00Z">
        <w:r w:rsidRPr="00B011E5" w:rsidDel="00B011E5">
          <w:rPr>
            <w:noProof/>
            <w:rPrChange w:id="347" w:author="rocio romero panero" w:date="2017-02-28T13:59:00Z">
              <w:rPr>
                <w:rStyle w:val="Hipervnculo"/>
                <w:noProof/>
              </w:rPr>
            </w:rPrChange>
          </w:rPr>
          <w:delText>1.3</w:delText>
        </w:r>
        <w:r w:rsidDel="00B011E5">
          <w:rPr>
            <w:rFonts w:asciiTheme="minorHAnsi" w:eastAsiaTheme="minorEastAsia" w:hAnsiTheme="minorHAnsi"/>
            <w:noProof/>
            <w:sz w:val="22"/>
            <w:lang w:val="en-GB" w:eastAsia="en-GB"/>
          </w:rPr>
          <w:tab/>
        </w:r>
        <w:r w:rsidRPr="00B011E5" w:rsidDel="00B011E5">
          <w:rPr>
            <w:noProof/>
            <w:rPrChange w:id="348" w:author="rocio romero panero" w:date="2017-02-28T13:59:00Z">
              <w:rPr>
                <w:rStyle w:val="Hipervnculo"/>
                <w:noProof/>
              </w:rPr>
            </w:rPrChange>
          </w:rPr>
          <w:delText>Organización del resto de la memoria</w:delText>
        </w:r>
        <w:r w:rsidDel="00B011E5">
          <w:rPr>
            <w:noProof/>
            <w:webHidden/>
          </w:rPr>
          <w:tab/>
        </w:r>
        <w:r w:rsidR="00982F03" w:rsidDel="00B011E5">
          <w:rPr>
            <w:noProof/>
            <w:webHidden/>
          </w:rPr>
          <w:delText>2</w:delText>
        </w:r>
      </w:del>
    </w:p>
    <w:p w14:paraId="0723A895" w14:textId="77777777" w:rsidR="0088417E" w:rsidDel="00B011E5" w:rsidRDefault="0088417E">
      <w:pPr>
        <w:pStyle w:val="TDC1"/>
        <w:tabs>
          <w:tab w:val="left" w:pos="709"/>
        </w:tabs>
        <w:rPr>
          <w:del w:id="349" w:author="rocio romero panero" w:date="2017-02-28T13:59:00Z"/>
          <w:rFonts w:asciiTheme="minorHAnsi" w:eastAsiaTheme="minorEastAsia" w:hAnsiTheme="minorHAnsi"/>
          <w:b w:val="0"/>
          <w:sz w:val="22"/>
          <w:lang w:val="en-GB" w:eastAsia="en-GB"/>
        </w:rPr>
      </w:pPr>
      <w:del w:id="350" w:author="rocio romero panero" w:date="2017-02-28T13:59:00Z">
        <w:r w:rsidRPr="00B011E5" w:rsidDel="00B011E5">
          <w:rPr>
            <w:rPrChange w:id="351" w:author="rocio romero panero" w:date="2017-02-28T13:59:00Z">
              <w:rPr>
                <w:rStyle w:val="Hipervnculo"/>
              </w:rPr>
            </w:rPrChange>
          </w:rPr>
          <w:delText>2</w:delText>
        </w:r>
        <w:r w:rsidDel="00B011E5">
          <w:rPr>
            <w:rFonts w:asciiTheme="minorHAnsi" w:eastAsiaTheme="minorEastAsia" w:hAnsiTheme="minorHAnsi"/>
            <w:b w:val="0"/>
            <w:sz w:val="22"/>
            <w:lang w:val="en-GB" w:eastAsia="en-GB"/>
          </w:rPr>
          <w:tab/>
        </w:r>
        <w:r w:rsidRPr="00B011E5" w:rsidDel="00B011E5">
          <w:rPr>
            <w:rPrChange w:id="352" w:author="rocio romero panero" w:date="2017-02-28T13:59:00Z">
              <w:rPr>
                <w:rStyle w:val="Hipervnculo"/>
              </w:rPr>
            </w:rPrChange>
          </w:rPr>
          <w:delText>Marco tecnológico</w:delText>
        </w:r>
        <w:r w:rsidDel="00B011E5">
          <w:rPr>
            <w:webHidden/>
          </w:rPr>
          <w:tab/>
        </w:r>
        <w:r w:rsidR="00982F03" w:rsidDel="00B011E5">
          <w:rPr>
            <w:webHidden/>
          </w:rPr>
          <w:delText>3</w:delText>
        </w:r>
      </w:del>
    </w:p>
    <w:p w14:paraId="7E071F09" w14:textId="77777777" w:rsidR="0088417E" w:rsidDel="00B011E5" w:rsidRDefault="0088417E">
      <w:pPr>
        <w:pStyle w:val="TDC2"/>
        <w:rPr>
          <w:del w:id="353" w:author="rocio romero panero" w:date="2017-02-28T13:59:00Z"/>
          <w:rFonts w:asciiTheme="minorHAnsi" w:eastAsiaTheme="minorEastAsia" w:hAnsiTheme="minorHAnsi"/>
          <w:noProof/>
          <w:sz w:val="22"/>
          <w:lang w:val="en-GB" w:eastAsia="en-GB"/>
        </w:rPr>
      </w:pPr>
      <w:del w:id="354" w:author="rocio romero panero" w:date="2017-02-28T13:59:00Z">
        <w:r w:rsidRPr="00B011E5" w:rsidDel="00B011E5">
          <w:rPr>
            <w:noProof/>
            <w:rPrChange w:id="355" w:author="rocio romero panero" w:date="2017-02-28T13:59:00Z">
              <w:rPr>
                <w:rStyle w:val="Hipervnculo"/>
                <w:noProof/>
              </w:rPr>
            </w:rPrChange>
          </w:rPr>
          <w:delText>2.1</w:delText>
        </w:r>
        <w:r w:rsidDel="00B011E5">
          <w:rPr>
            <w:rFonts w:asciiTheme="minorHAnsi" w:eastAsiaTheme="minorEastAsia" w:hAnsiTheme="minorHAnsi"/>
            <w:noProof/>
            <w:sz w:val="22"/>
            <w:lang w:val="en-GB" w:eastAsia="en-GB"/>
          </w:rPr>
          <w:tab/>
        </w:r>
        <w:r w:rsidRPr="00B011E5" w:rsidDel="00B011E5">
          <w:rPr>
            <w:noProof/>
            <w:rPrChange w:id="356" w:author="rocio romero panero" w:date="2017-02-28T13:59:00Z">
              <w:rPr>
                <w:rStyle w:val="Hipervnculo"/>
                <w:noProof/>
              </w:rPr>
            </w:rPrChange>
          </w:rPr>
          <w:delText>Introducción</w:delText>
        </w:r>
        <w:r w:rsidDel="00B011E5">
          <w:rPr>
            <w:noProof/>
            <w:webHidden/>
          </w:rPr>
          <w:tab/>
        </w:r>
        <w:r w:rsidR="00982F03" w:rsidDel="00B011E5">
          <w:rPr>
            <w:noProof/>
            <w:webHidden/>
          </w:rPr>
          <w:delText>3</w:delText>
        </w:r>
      </w:del>
    </w:p>
    <w:p w14:paraId="723EA456" w14:textId="77777777" w:rsidR="0088417E" w:rsidDel="00B011E5" w:rsidRDefault="0088417E">
      <w:pPr>
        <w:pStyle w:val="TDC3"/>
        <w:rPr>
          <w:del w:id="357" w:author="rocio romero panero" w:date="2017-02-28T13:59:00Z"/>
          <w:rFonts w:asciiTheme="minorHAnsi" w:eastAsiaTheme="minorEastAsia" w:hAnsiTheme="minorHAnsi"/>
          <w:sz w:val="22"/>
          <w:szCs w:val="22"/>
          <w:lang w:val="en-GB" w:eastAsia="en-GB"/>
        </w:rPr>
      </w:pPr>
      <w:del w:id="358" w:author="rocio romero panero" w:date="2017-02-28T13:59:00Z">
        <w:r w:rsidRPr="00B011E5" w:rsidDel="00B011E5">
          <w:rPr>
            <w:rPrChange w:id="359" w:author="rocio romero panero" w:date="2017-02-28T13:59:00Z">
              <w:rPr>
                <w:rStyle w:val="Hipervnculo"/>
              </w:rPr>
            </w:rPrChange>
          </w:rPr>
          <w:delText>2.1.1</w:delText>
        </w:r>
        <w:r w:rsidDel="00B011E5">
          <w:rPr>
            <w:rFonts w:asciiTheme="minorHAnsi" w:eastAsiaTheme="minorEastAsia" w:hAnsiTheme="minorHAnsi"/>
            <w:sz w:val="22"/>
            <w:szCs w:val="22"/>
            <w:lang w:val="en-GB" w:eastAsia="en-GB"/>
          </w:rPr>
          <w:tab/>
        </w:r>
        <w:r w:rsidRPr="00B011E5" w:rsidDel="00B011E5">
          <w:rPr>
            <w:rPrChange w:id="360" w:author="rocio romero panero" w:date="2017-02-28T13:59:00Z">
              <w:rPr>
                <w:rStyle w:val="Hipervnculo"/>
              </w:rPr>
            </w:rPrChange>
          </w:rPr>
          <w:delText>MALL</w:delText>
        </w:r>
        <w:r w:rsidDel="00B011E5">
          <w:rPr>
            <w:webHidden/>
          </w:rPr>
          <w:tab/>
        </w:r>
        <w:r w:rsidR="00982F03" w:rsidDel="00B011E5">
          <w:rPr>
            <w:webHidden/>
          </w:rPr>
          <w:delText>3</w:delText>
        </w:r>
      </w:del>
    </w:p>
    <w:p w14:paraId="6833720C" w14:textId="77777777" w:rsidR="0088417E" w:rsidDel="00B011E5" w:rsidRDefault="0088417E">
      <w:pPr>
        <w:pStyle w:val="TDC3"/>
        <w:rPr>
          <w:del w:id="361" w:author="rocio romero panero" w:date="2017-02-28T13:59:00Z"/>
          <w:rFonts w:asciiTheme="minorHAnsi" w:eastAsiaTheme="minorEastAsia" w:hAnsiTheme="minorHAnsi"/>
          <w:sz w:val="22"/>
          <w:szCs w:val="22"/>
          <w:lang w:val="en-GB" w:eastAsia="en-GB"/>
        </w:rPr>
      </w:pPr>
      <w:del w:id="362" w:author="rocio romero panero" w:date="2017-02-28T13:59:00Z">
        <w:r w:rsidRPr="00B011E5" w:rsidDel="00B011E5">
          <w:rPr>
            <w:rPrChange w:id="363" w:author="rocio romero panero" w:date="2017-02-28T13:59:00Z">
              <w:rPr>
                <w:rStyle w:val="Hipervnculo"/>
              </w:rPr>
            </w:rPrChange>
          </w:rPr>
          <w:delText>2.1.2</w:delText>
        </w:r>
        <w:r w:rsidDel="00B011E5">
          <w:rPr>
            <w:rFonts w:asciiTheme="minorHAnsi" w:eastAsiaTheme="minorEastAsia" w:hAnsiTheme="minorHAnsi"/>
            <w:sz w:val="22"/>
            <w:szCs w:val="22"/>
            <w:lang w:val="en-GB" w:eastAsia="en-GB"/>
          </w:rPr>
          <w:tab/>
        </w:r>
        <w:r w:rsidRPr="00B011E5" w:rsidDel="00B011E5">
          <w:rPr>
            <w:rPrChange w:id="364" w:author="rocio romero panero" w:date="2017-02-28T13:59:00Z">
              <w:rPr>
                <w:rStyle w:val="Hipervnculo"/>
              </w:rPr>
            </w:rPrChange>
          </w:rPr>
          <w:delText>Aplicaciones existentes</w:delText>
        </w:r>
        <w:r w:rsidDel="00B011E5">
          <w:rPr>
            <w:webHidden/>
          </w:rPr>
          <w:tab/>
        </w:r>
        <w:r w:rsidR="00982F03" w:rsidDel="00B011E5">
          <w:rPr>
            <w:webHidden/>
          </w:rPr>
          <w:delText>6</w:delText>
        </w:r>
      </w:del>
    </w:p>
    <w:p w14:paraId="18AB2B7A" w14:textId="77777777" w:rsidR="0088417E" w:rsidDel="00B011E5" w:rsidRDefault="0088417E">
      <w:pPr>
        <w:pStyle w:val="TDC3"/>
        <w:rPr>
          <w:del w:id="365" w:author="rocio romero panero" w:date="2017-02-28T13:59:00Z"/>
          <w:rFonts w:asciiTheme="minorHAnsi" w:eastAsiaTheme="minorEastAsia" w:hAnsiTheme="minorHAnsi"/>
          <w:sz w:val="22"/>
          <w:szCs w:val="22"/>
          <w:lang w:val="en-GB" w:eastAsia="en-GB"/>
        </w:rPr>
      </w:pPr>
      <w:del w:id="366" w:author="rocio romero panero" w:date="2017-02-28T13:59:00Z">
        <w:r w:rsidRPr="00B011E5" w:rsidDel="00B011E5">
          <w:rPr>
            <w:rPrChange w:id="367" w:author="rocio romero panero" w:date="2017-02-28T13:59:00Z">
              <w:rPr>
                <w:rStyle w:val="Hipervnculo"/>
              </w:rPr>
            </w:rPrChange>
          </w:rPr>
          <w:delText>2.1.3</w:delText>
        </w:r>
        <w:r w:rsidDel="00B011E5">
          <w:rPr>
            <w:rFonts w:asciiTheme="minorHAnsi" w:eastAsiaTheme="minorEastAsia" w:hAnsiTheme="minorHAnsi"/>
            <w:sz w:val="22"/>
            <w:szCs w:val="22"/>
            <w:lang w:val="en-GB" w:eastAsia="en-GB"/>
          </w:rPr>
          <w:tab/>
        </w:r>
        <w:r w:rsidRPr="00B011E5" w:rsidDel="00B011E5">
          <w:rPr>
            <w:rPrChange w:id="368" w:author="rocio romero panero" w:date="2017-02-28T13:59:00Z">
              <w:rPr>
                <w:rStyle w:val="Hipervnculo"/>
              </w:rPr>
            </w:rPrChange>
          </w:rPr>
          <w:delText>Tecnologías empleadas</w:delText>
        </w:r>
        <w:r w:rsidDel="00B011E5">
          <w:rPr>
            <w:webHidden/>
          </w:rPr>
          <w:tab/>
        </w:r>
        <w:r w:rsidR="00982F03" w:rsidDel="00B011E5">
          <w:rPr>
            <w:webHidden/>
          </w:rPr>
          <w:delText>9</w:delText>
        </w:r>
      </w:del>
    </w:p>
    <w:p w14:paraId="79AF971F" w14:textId="77777777" w:rsidR="0088417E" w:rsidDel="00B011E5" w:rsidRDefault="0088417E">
      <w:pPr>
        <w:pStyle w:val="TDC2"/>
        <w:rPr>
          <w:del w:id="369" w:author="rocio romero panero" w:date="2017-02-28T13:59:00Z"/>
          <w:rFonts w:asciiTheme="minorHAnsi" w:eastAsiaTheme="minorEastAsia" w:hAnsiTheme="minorHAnsi"/>
          <w:noProof/>
          <w:sz w:val="22"/>
          <w:lang w:val="en-GB" w:eastAsia="en-GB"/>
        </w:rPr>
      </w:pPr>
      <w:del w:id="370" w:author="rocio romero panero" w:date="2017-02-28T13:59:00Z">
        <w:r w:rsidRPr="00B011E5" w:rsidDel="00B011E5">
          <w:rPr>
            <w:noProof/>
            <w:rPrChange w:id="371" w:author="rocio romero panero" w:date="2017-02-28T13:59:00Z">
              <w:rPr>
                <w:rStyle w:val="Hipervnculo"/>
                <w:noProof/>
              </w:rPr>
            </w:rPrChange>
          </w:rPr>
          <w:delText>2.2</w:delText>
        </w:r>
        <w:r w:rsidDel="00B011E5">
          <w:rPr>
            <w:rFonts w:asciiTheme="minorHAnsi" w:eastAsiaTheme="minorEastAsia" w:hAnsiTheme="minorHAnsi"/>
            <w:noProof/>
            <w:sz w:val="22"/>
            <w:lang w:val="en-GB" w:eastAsia="en-GB"/>
          </w:rPr>
          <w:tab/>
        </w:r>
        <w:r w:rsidRPr="00B011E5" w:rsidDel="00B011E5">
          <w:rPr>
            <w:noProof/>
            <w:rPrChange w:id="372" w:author="rocio romero panero" w:date="2017-02-28T13:59:00Z">
              <w:rPr>
                <w:rStyle w:val="Hipervnculo"/>
                <w:noProof/>
              </w:rPr>
            </w:rPrChange>
          </w:rPr>
          <w:delText>Node.js</w:delText>
        </w:r>
        <w:r w:rsidDel="00B011E5">
          <w:rPr>
            <w:noProof/>
            <w:webHidden/>
          </w:rPr>
          <w:tab/>
        </w:r>
        <w:r w:rsidR="00982F03" w:rsidDel="00B011E5">
          <w:rPr>
            <w:noProof/>
            <w:webHidden/>
          </w:rPr>
          <w:delText>9</w:delText>
        </w:r>
      </w:del>
    </w:p>
    <w:p w14:paraId="60457C1E" w14:textId="77777777" w:rsidR="0088417E" w:rsidDel="00B011E5" w:rsidRDefault="0088417E">
      <w:pPr>
        <w:pStyle w:val="TDC3"/>
        <w:rPr>
          <w:del w:id="373" w:author="rocio romero panero" w:date="2017-02-28T13:59:00Z"/>
          <w:rFonts w:asciiTheme="minorHAnsi" w:eastAsiaTheme="minorEastAsia" w:hAnsiTheme="minorHAnsi"/>
          <w:sz w:val="22"/>
          <w:szCs w:val="22"/>
          <w:lang w:val="en-GB" w:eastAsia="en-GB"/>
        </w:rPr>
      </w:pPr>
      <w:del w:id="374" w:author="rocio romero panero" w:date="2017-02-28T13:59:00Z">
        <w:r w:rsidRPr="00B011E5" w:rsidDel="00B011E5">
          <w:rPr>
            <w:rPrChange w:id="375" w:author="rocio romero panero" w:date="2017-02-28T13:59:00Z">
              <w:rPr>
                <w:rStyle w:val="Hipervnculo"/>
              </w:rPr>
            </w:rPrChange>
          </w:rPr>
          <w:delText>2.2.1</w:delText>
        </w:r>
        <w:r w:rsidDel="00B011E5">
          <w:rPr>
            <w:rFonts w:asciiTheme="minorHAnsi" w:eastAsiaTheme="minorEastAsia" w:hAnsiTheme="minorHAnsi"/>
            <w:sz w:val="22"/>
            <w:szCs w:val="22"/>
            <w:lang w:val="en-GB" w:eastAsia="en-GB"/>
          </w:rPr>
          <w:tab/>
        </w:r>
        <w:r w:rsidRPr="00B011E5" w:rsidDel="00B011E5">
          <w:rPr>
            <w:rPrChange w:id="376" w:author="rocio romero panero" w:date="2017-02-28T13:59:00Z">
              <w:rPr>
                <w:rStyle w:val="Hipervnculo"/>
              </w:rPr>
            </w:rPrChange>
          </w:rPr>
          <w:delText>Concurrencia</w:delText>
        </w:r>
        <w:r w:rsidDel="00B011E5">
          <w:rPr>
            <w:webHidden/>
          </w:rPr>
          <w:tab/>
        </w:r>
        <w:r w:rsidR="00982F03" w:rsidDel="00B011E5">
          <w:rPr>
            <w:webHidden/>
          </w:rPr>
          <w:delText>9</w:delText>
        </w:r>
      </w:del>
    </w:p>
    <w:p w14:paraId="64B76E7A" w14:textId="77777777" w:rsidR="0088417E" w:rsidDel="00B011E5" w:rsidRDefault="0088417E">
      <w:pPr>
        <w:pStyle w:val="TDC3"/>
        <w:rPr>
          <w:del w:id="377" w:author="rocio romero panero" w:date="2017-02-28T13:59:00Z"/>
          <w:rFonts w:asciiTheme="minorHAnsi" w:eastAsiaTheme="minorEastAsia" w:hAnsiTheme="minorHAnsi"/>
          <w:sz w:val="22"/>
          <w:szCs w:val="22"/>
          <w:lang w:val="en-GB" w:eastAsia="en-GB"/>
        </w:rPr>
      </w:pPr>
      <w:del w:id="378" w:author="rocio romero panero" w:date="2017-02-28T13:59:00Z">
        <w:r w:rsidRPr="00B011E5" w:rsidDel="00B011E5">
          <w:rPr>
            <w:rPrChange w:id="379" w:author="rocio romero panero" w:date="2017-02-28T13:59:00Z">
              <w:rPr>
                <w:rStyle w:val="Hipervnculo"/>
              </w:rPr>
            </w:rPrChange>
          </w:rPr>
          <w:delText>2.2.2</w:delText>
        </w:r>
        <w:r w:rsidDel="00B011E5">
          <w:rPr>
            <w:rFonts w:asciiTheme="minorHAnsi" w:eastAsiaTheme="minorEastAsia" w:hAnsiTheme="minorHAnsi"/>
            <w:sz w:val="22"/>
            <w:szCs w:val="22"/>
            <w:lang w:val="en-GB" w:eastAsia="en-GB"/>
          </w:rPr>
          <w:tab/>
        </w:r>
        <w:r w:rsidRPr="00B011E5" w:rsidDel="00B011E5">
          <w:rPr>
            <w:rPrChange w:id="380" w:author="rocio romero panero" w:date="2017-02-28T13:59:00Z">
              <w:rPr>
                <w:rStyle w:val="Hipervnculo"/>
              </w:rPr>
            </w:rPrChange>
          </w:rPr>
          <w:delText>V8</w:delText>
        </w:r>
        <w:r w:rsidDel="00B011E5">
          <w:rPr>
            <w:webHidden/>
          </w:rPr>
          <w:tab/>
        </w:r>
        <w:r w:rsidR="00982F03" w:rsidDel="00B011E5">
          <w:rPr>
            <w:webHidden/>
          </w:rPr>
          <w:delText>10</w:delText>
        </w:r>
      </w:del>
    </w:p>
    <w:p w14:paraId="6C162784" w14:textId="77777777" w:rsidR="0088417E" w:rsidDel="00B011E5" w:rsidRDefault="0088417E">
      <w:pPr>
        <w:pStyle w:val="TDC3"/>
        <w:rPr>
          <w:del w:id="381" w:author="rocio romero panero" w:date="2017-02-28T13:59:00Z"/>
          <w:rFonts w:asciiTheme="minorHAnsi" w:eastAsiaTheme="minorEastAsia" w:hAnsiTheme="minorHAnsi"/>
          <w:sz w:val="22"/>
          <w:szCs w:val="22"/>
          <w:lang w:val="en-GB" w:eastAsia="en-GB"/>
        </w:rPr>
      </w:pPr>
      <w:del w:id="382" w:author="rocio romero panero" w:date="2017-02-28T13:59:00Z">
        <w:r w:rsidRPr="00B011E5" w:rsidDel="00B011E5">
          <w:rPr>
            <w:rPrChange w:id="383" w:author="rocio romero panero" w:date="2017-02-28T13:59:00Z">
              <w:rPr>
                <w:rStyle w:val="Hipervnculo"/>
              </w:rPr>
            </w:rPrChange>
          </w:rPr>
          <w:delText>2.2.3</w:delText>
        </w:r>
        <w:r w:rsidDel="00B011E5">
          <w:rPr>
            <w:rFonts w:asciiTheme="minorHAnsi" w:eastAsiaTheme="minorEastAsia" w:hAnsiTheme="minorHAnsi"/>
            <w:sz w:val="22"/>
            <w:szCs w:val="22"/>
            <w:lang w:val="en-GB" w:eastAsia="en-GB"/>
          </w:rPr>
          <w:tab/>
        </w:r>
        <w:r w:rsidRPr="00B011E5" w:rsidDel="00B011E5">
          <w:rPr>
            <w:rPrChange w:id="384" w:author="rocio romero panero" w:date="2017-02-28T13:59:00Z">
              <w:rPr>
                <w:rStyle w:val="Hipervnculo"/>
              </w:rPr>
            </w:rPrChange>
          </w:rPr>
          <w:delText>Módulos</w:delText>
        </w:r>
        <w:r w:rsidDel="00B011E5">
          <w:rPr>
            <w:webHidden/>
          </w:rPr>
          <w:tab/>
        </w:r>
        <w:r w:rsidR="00982F03" w:rsidDel="00B011E5">
          <w:rPr>
            <w:webHidden/>
          </w:rPr>
          <w:delText>10</w:delText>
        </w:r>
      </w:del>
    </w:p>
    <w:p w14:paraId="28F6F40E" w14:textId="77777777" w:rsidR="0088417E" w:rsidDel="00B011E5" w:rsidRDefault="0088417E">
      <w:pPr>
        <w:pStyle w:val="TDC3"/>
        <w:rPr>
          <w:del w:id="385" w:author="rocio romero panero" w:date="2017-02-28T13:59:00Z"/>
          <w:rFonts w:asciiTheme="minorHAnsi" w:eastAsiaTheme="minorEastAsia" w:hAnsiTheme="minorHAnsi"/>
          <w:sz w:val="22"/>
          <w:szCs w:val="22"/>
          <w:lang w:val="en-GB" w:eastAsia="en-GB"/>
        </w:rPr>
      </w:pPr>
      <w:del w:id="386" w:author="rocio romero panero" w:date="2017-02-28T13:59:00Z">
        <w:r w:rsidRPr="00B011E5" w:rsidDel="00B011E5">
          <w:rPr>
            <w:rPrChange w:id="387" w:author="rocio romero panero" w:date="2017-02-28T13:59:00Z">
              <w:rPr>
                <w:rStyle w:val="Hipervnculo"/>
              </w:rPr>
            </w:rPrChange>
          </w:rPr>
          <w:delText>2.2.4</w:delText>
        </w:r>
        <w:r w:rsidDel="00B011E5">
          <w:rPr>
            <w:rFonts w:asciiTheme="minorHAnsi" w:eastAsiaTheme="minorEastAsia" w:hAnsiTheme="minorHAnsi"/>
            <w:sz w:val="22"/>
            <w:szCs w:val="22"/>
            <w:lang w:val="en-GB" w:eastAsia="en-GB"/>
          </w:rPr>
          <w:tab/>
        </w:r>
        <w:r w:rsidRPr="00B011E5" w:rsidDel="00B011E5">
          <w:rPr>
            <w:rPrChange w:id="388" w:author="rocio romero panero" w:date="2017-02-28T13:59:00Z">
              <w:rPr>
                <w:rStyle w:val="Hipervnculo"/>
              </w:rPr>
            </w:rPrChange>
          </w:rPr>
          <w:delText>Npm</w:delText>
        </w:r>
        <w:r w:rsidDel="00B011E5">
          <w:rPr>
            <w:webHidden/>
          </w:rPr>
          <w:tab/>
        </w:r>
        <w:r w:rsidR="00982F03" w:rsidDel="00B011E5">
          <w:rPr>
            <w:webHidden/>
          </w:rPr>
          <w:delText>10</w:delText>
        </w:r>
      </w:del>
    </w:p>
    <w:p w14:paraId="24FD95BA" w14:textId="77777777" w:rsidR="0088417E" w:rsidDel="00B011E5" w:rsidRDefault="0088417E">
      <w:pPr>
        <w:pStyle w:val="TDC2"/>
        <w:rPr>
          <w:del w:id="389" w:author="rocio romero panero" w:date="2017-02-28T13:59:00Z"/>
          <w:rFonts w:asciiTheme="minorHAnsi" w:eastAsiaTheme="minorEastAsia" w:hAnsiTheme="minorHAnsi"/>
          <w:noProof/>
          <w:sz w:val="22"/>
          <w:lang w:val="en-GB" w:eastAsia="en-GB"/>
        </w:rPr>
      </w:pPr>
      <w:del w:id="390" w:author="rocio romero panero" w:date="2017-02-28T13:59:00Z">
        <w:r w:rsidRPr="00B011E5" w:rsidDel="00B011E5">
          <w:rPr>
            <w:noProof/>
            <w:rPrChange w:id="391" w:author="rocio romero panero" w:date="2017-02-28T13:59:00Z">
              <w:rPr>
                <w:rStyle w:val="Hipervnculo"/>
                <w:noProof/>
              </w:rPr>
            </w:rPrChange>
          </w:rPr>
          <w:delText>2.3</w:delText>
        </w:r>
        <w:r w:rsidDel="00B011E5">
          <w:rPr>
            <w:rFonts w:asciiTheme="minorHAnsi" w:eastAsiaTheme="minorEastAsia" w:hAnsiTheme="minorHAnsi"/>
            <w:noProof/>
            <w:sz w:val="22"/>
            <w:lang w:val="en-GB" w:eastAsia="en-GB"/>
          </w:rPr>
          <w:tab/>
        </w:r>
        <w:r w:rsidRPr="00B011E5" w:rsidDel="00B011E5">
          <w:rPr>
            <w:noProof/>
            <w:rPrChange w:id="392" w:author="rocio romero panero" w:date="2017-02-28T13:59:00Z">
              <w:rPr>
                <w:rStyle w:val="Hipervnculo"/>
                <w:noProof/>
              </w:rPr>
            </w:rPrChange>
          </w:rPr>
          <w:delText>Express.js</w:delText>
        </w:r>
        <w:r w:rsidDel="00B011E5">
          <w:rPr>
            <w:noProof/>
            <w:webHidden/>
          </w:rPr>
          <w:tab/>
        </w:r>
        <w:r w:rsidR="00982F03" w:rsidDel="00B011E5">
          <w:rPr>
            <w:noProof/>
            <w:webHidden/>
          </w:rPr>
          <w:delText>10</w:delText>
        </w:r>
      </w:del>
    </w:p>
    <w:p w14:paraId="2F65D5D7" w14:textId="77777777" w:rsidR="0088417E" w:rsidDel="00B011E5" w:rsidRDefault="0088417E">
      <w:pPr>
        <w:pStyle w:val="TDC2"/>
        <w:rPr>
          <w:del w:id="393" w:author="rocio romero panero" w:date="2017-02-28T13:59:00Z"/>
          <w:rFonts w:asciiTheme="minorHAnsi" w:eastAsiaTheme="minorEastAsia" w:hAnsiTheme="minorHAnsi"/>
          <w:noProof/>
          <w:sz w:val="22"/>
          <w:lang w:val="en-GB" w:eastAsia="en-GB"/>
        </w:rPr>
      </w:pPr>
      <w:del w:id="394" w:author="rocio romero panero" w:date="2017-02-28T13:59:00Z">
        <w:r w:rsidRPr="00B011E5" w:rsidDel="00B011E5">
          <w:rPr>
            <w:noProof/>
            <w:rPrChange w:id="395" w:author="rocio romero panero" w:date="2017-02-28T13:59:00Z">
              <w:rPr>
                <w:rStyle w:val="Hipervnculo"/>
                <w:noProof/>
              </w:rPr>
            </w:rPrChange>
          </w:rPr>
          <w:delText>2.4</w:delText>
        </w:r>
        <w:r w:rsidDel="00B011E5">
          <w:rPr>
            <w:rFonts w:asciiTheme="minorHAnsi" w:eastAsiaTheme="minorEastAsia" w:hAnsiTheme="minorHAnsi"/>
            <w:noProof/>
            <w:sz w:val="22"/>
            <w:lang w:val="en-GB" w:eastAsia="en-GB"/>
          </w:rPr>
          <w:tab/>
        </w:r>
        <w:r w:rsidRPr="00B011E5" w:rsidDel="00B011E5">
          <w:rPr>
            <w:noProof/>
            <w:rPrChange w:id="396" w:author="rocio romero panero" w:date="2017-02-28T13:59:00Z">
              <w:rPr>
                <w:rStyle w:val="Hipervnculo"/>
                <w:noProof/>
              </w:rPr>
            </w:rPrChange>
          </w:rPr>
          <w:delText>MongoDB</w:delText>
        </w:r>
        <w:r w:rsidDel="00B011E5">
          <w:rPr>
            <w:noProof/>
            <w:webHidden/>
          </w:rPr>
          <w:tab/>
        </w:r>
        <w:r w:rsidR="00982F03" w:rsidDel="00B011E5">
          <w:rPr>
            <w:noProof/>
            <w:webHidden/>
          </w:rPr>
          <w:delText>11</w:delText>
        </w:r>
      </w:del>
    </w:p>
    <w:p w14:paraId="70C967B4" w14:textId="77777777" w:rsidR="0088417E" w:rsidDel="00B011E5" w:rsidRDefault="0088417E">
      <w:pPr>
        <w:pStyle w:val="TDC2"/>
        <w:rPr>
          <w:del w:id="397" w:author="rocio romero panero" w:date="2017-02-28T13:59:00Z"/>
          <w:rFonts w:asciiTheme="minorHAnsi" w:eastAsiaTheme="minorEastAsia" w:hAnsiTheme="minorHAnsi"/>
          <w:noProof/>
          <w:sz w:val="22"/>
          <w:lang w:val="en-GB" w:eastAsia="en-GB"/>
        </w:rPr>
      </w:pPr>
      <w:del w:id="398" w:author="rocio romero panero" w:date="2017-02-28T13:59:00Z">
        <w:r w:rsidRPr="00B011E5" w:rsidDel="00B011E5">
          <w:rPr>
            <w:noProof/>
            <w:rPrChange w:id="399" w:author="rocio romero panero" w:date="2017-02-28T13:59:00Z">
              <w:rPr>
                <w:rStyle w:val="Hipervnculo"/>
                <w:noProof/>
              </w:rPr>
            </w:rPrChange>
          </w:rPr>
          <w:delText>2.5</w:delText>
        </w:r>
        <w:r w:rsidDel="00B011E5">
          <w:rPr>
            <w:rFonts w:asciiTheme="minorHAnsi" w:eastAsiaTheme="minorEastAsia" w:hAnsiTheme="minorHAnsi"/>
            <w:noProof/>
            <w:sz w:val="22"/>
            <w:lang w:val="en-GB" w:eastAsia="en-GB"/>
          </w:rPr>
          <w:tab/>
        </w:r>
        <w:r w:rsidRPr="00B011E5" w:rsidDel="00B011E5">
          <w:rPr>
            <w:noProof/>
            <w:rPrChange w:id="400" w:author="rocio romero panero" w:date="2017-02-28T13:59:00Z">
              <w:rPr>
                <w:rStyle w:val="Hipervnculo"/>
                <w:noProof/>
              </w:rPr>
            </w:rPrChange>
          </w:rPr>
          <w:delText>Ionic</w:delText>
        </w:r>
        <w:r w:rsidDel="00B011E5">
          <w:rPr>
            <w:noProof/>
            <w:webHidden/>
          </w:rPr>
          <w:tab/>
        </w:r>
        <w:r w:rsidR="00982F03" w:rsidDel="00B011E5">
          <w:rPr>
            <w:noProof/>
            <w:webHidden/>
          </w:rPr>
          <w:delText>12</w:delText>
        </w:r>
      </w:del>
    </w:p>
    <w:p w14:paraId="799C52FB" w14:textId="77777777" w:rsidR="0088417E" w:rsidDel="00B011E5" w:rsidRDefault="0088417E">
      <w:pPr>
        <w:pStyle w:val="TDC2"/>
        <w:rPr>
          <w:del w:id="401" w:author="rocio romero panero" w:date="2017-02-28T13:59:00Z"/>
          <w:rFonts w:asciiTheme="minorHAnsi" w:eastAsiaTheme="minorEastAsia" w:hAnsiTheme="minorHAnsi"/>
          <w:noProof/>
          <w:sz w:val="22"/>
          <w:lang w:val="en-GB" w:eastAsia="en-GB"/>
        </w:rPr>
      </w:pPr>
      <w:del w:id="402" w:author="rocio romero panero" w:date="2017-02-28T13:59:00Z">
        <w:r w:rsidRPr="00B011E5" w:rsidDel="00B011E5">
          <w:rPr>
            <w:noProof/>
            <w:rPrChange w:id="403" w:author="rocio romero panero" w:date="2017-02-28T13:59:00Z">
              <w:rPr>
                <w:rStyle w:val="Hipervnculo"/>
                <w:noProof/>
              </w:rPr>
            </w:rPrChange>
          </w:rPr>
          <w:delText>2.6</w:delText>
        </w:r>
        <w:r w:rsidDel="00B011E5">
          <w:rPr>
            <w:rFonts w:asciiTheme="minorHAnsi" w:eastAsiaTheme="minorEastAsia" w:hAnsiTheme="minorHAnsi"/>
            <w:noProof/>
            <w:sz w:val="22"/>
            <w:lang w:val="en-GB" w:eastAsia="en-GB"/>
          </w:rPr>
          <w:tab/>
        </w:r>
        <w:r w:rsidRPr="00B011E5" w:rsidDel="00B011E5">
          <w:rPr>
            <w:noProof/>
            <w:rPrChange w:id="404" w:author="rocio romero panero" w:date="2017-02-28T13:59:00Z">
              <w:rPr>
                <w:rStyle w:val="Hipervnculo"/>
                <w:noProof/>
              </w:rPr>
            </w:rPrChange>
          </w:rPr>
          <w:delText>AngularJS</w:delText>
        </w:r>
        <w:r w:rsidDel="00B011E5">
          <w:rPr>
            <w:noProof/>
            <w:webHidden/>
          </w:rPr>
          <w:tab/>
        </w:r>
        <w:r w:rsidR="00982F03" w:rsidDel="00B011E5">
          <w:rPr>
            <w:noProof/>
            <w:webHidden/>
          </w:rPr>
          <w:delText>12</w:delText>
        </w:r>
      </w:del>
    </w:p>
    <w:p w14:paraId="7D286B47" w14:textId="77777777" w:rsidR="0088417E" w:rsidDel="00B011E5" w:rsidRDefault="0088417E">
      <w:pPr>
        <w:pStyle w:val="TDC3"/>
        <w:rPr>
          <w:del w:id="405" w:author="rocio romero panero" w:date="2017-02-28T13:59:00Z"/>
          <w:rFonts w:asciiTheme="minorHAnsi" w:eastAsiaTheme="minorEastAsia" w:hAnsiTheme="minorHAnsi"/>
          <w:sz w:val="22"/>
          <w:szCs w:val="22"/>
          <w:lang w:val="en-GB" w:eastAsia="en-GB"/>
        </w:rPr>
      </w:pPr>
      <w:del w:id="406" w:author="rocio romero panero" w:date="2017-02-28T13:59:00Z">
        <w:r w:rsidRPr="00B011E5" w:rsidDel="00B011E5">
          <w:rPr>
            <w:rPrChange w:id="407" w:author="rocio romero panero" w:date="2017-02-28T13:59:00Z">
              <w:rPr>
                <w:rStyle w:val="Hipervnculo"/>
              </w:rPr>
            </w:rPrChange>
          </w:rPr>
          <w:delText>2.6.1</w:delText>
        </w:r>
        <w:r w:rsidDel="00B011E5">
          <w:rPr>
            <w:rFonts w:asciiTheme="minorHAnsi" w:eastAsiaTheme="minorEastAsia" w:hAnsiTheme="minorHAnsi"/>
            <w:sz w:val="22"/>
            <w:szCs w:val="22"/>
            <w:lang w:val="en-GB" w:eastAsia="en-GB"/>
          </w:rPr>
          <w:tab/>
        </w:r>
        <w:r w:rsidRPr="00B011E5" w:rsidDel="00B011E5">
          <w:rPr>
            <w:rPrChange w:id="408" w:author="rocio romero panero" w:date="2017-02-28T13:59:00Z">
              <w:rPr>
                <w:rStyle w:val="Hipervnculo"/>
              </w:rPr>
            </w:rPrChange>
          </w:rPr>
          <w:delText>Módulos</w:delText>
        </w:r>
        <w:r w:rsidDel="00B011E5">
          <w:rPr>
            <w:webHidden/>
          </w:rPr>
          <w:tab/>
        </w:r>
        <w:r w:rsidR="00982F03" w:rsidDel="00B011E5">
          <w:rPr>
            <w:webHidden/>
          </w:rPr>
          <w:delText>12</w:delText>
        </w:r>
      </w:del>
    </w:p>
    <w:p w14:paraId="12A88BFD" w14:textId="77777777" w:rsidR="0088417E" w:rsidDel="00B011E5" w:rsidRDefault="0088417E">
      <w:pPr>
        <w:pStyle w:val="TDC3"/>
        <w:rPr>
          <w:del w:id="409" w:author="rocio romero panero" w:date="2017-02-28T13:59:00Z"/>
          <w:rFonts w:asciiTheme="minorHAnsi" w:eastAsiaTheme="minorEastAsia" w:hAnsiTheme="minorHAnsi"/>
          <w:sz w:val="22"/>
          <w:szCs w:val="22"/>
          <w:lang w:val="en-GB" w:eastAsia="en-GB"/>
        </w:rPr>
      </w:pPr>
      <w:del w:id="410" w:author="rocio romero panero" w:date="2017-02-28T13:59:00Z">
        <w:r w:rsidRPr="00B011E5" w:rsidDel="00B011E5">
          <w:rPr>
            <w:rPrChange w:id="411" w:author="rocio romero panero" w:date="2017-02-28T13:59:00Z">
              <w:rPr>
                <w:rStyle w:val="Hipervnculo"/>
              </w:rPr>
            </w:rPrChange>
          </w:rPr>
          <w:delText>2.6.2</w:delText>
        </w:r>
        <w:r w:rsidDel="00B011E5">
          <w:rPr>
            <w:rFonts w:asciiTheme="minorHAnsi" w:eastAsiaTheme="minorEastAsia" w:hAnsiTheme="minorHAnsi"/>
            <w:sz w:val="22"/>
            <w:szCs w:val="22"/>
            <w:lang w:val="en-GB" w:eastAsia="en-GB"/>
          </w:rPr>
          <w:tab/>
        </w:r>
        <w:r w:rsidRPr="00B011E5" w:rsidDel="00B011E5">
          <w:rPr>
            <w:rPrChange w:id="412" w:author="rocio romero panero" w:date="2017-02-28T13:59:00Z">
              <w:rPr>
                <w:rStyle w:val="Hipervnculo"/>
              </w:rPr>
            </w:rPrChange>
          </w:rPr>
          <w:delText>Directivas</w:delText>
        </w:r>
        <w:r w:rsidDel="00B011E5">
          <w:rPr>
            <w:webHidden/>
          </w:rPr>
          <w:tab/>
        </w:r>
        <w:r w:rsidR="00982F03" w:rsidDel="00B011E5">
          <w:rPr>
            <w:webHidden/>
          </w:rPr>
          <w:delText>12</w:delText>
        </w:r>
      </w:del>
    </w:p>
    <w:p w14:paraId="670F32DD" w14:textId="77777777" w:rsidR="0088417E" w:rsidDel="00B011E5" w:rsidRDefault="0088417E">
      <w:pPr>
        <w:pStyle w:val="TDC3"/>
        <w:rPr>
          <w:del w:id="413" w:author="rocio romero panero" w:date="2017-02-28T13:59:00Z"/>
          <w:rFonts w:asciiTheme="minorHAnsi" w:eastAsiaTheme="minorEastAsia" w:hAnsiTheme="minorHAnsi"/>
          <w:sz w:val="22"/>
          <w:szCs w:val="22"/>
          <w:lang w:val="en-GB" w:eastAsia="en-GB"/>
        </w:rPr>
      </w:pPr>
      <w:del w:id="414" w:author="rocio romero panero" w:date="2017-02-28T13:59:00Z">
        <w:r w:rsidRPr="00B011E5" w:rsidDel="00B011E5">
          <w:rPr>
            <w:rPrChange w:id="415" w:author="rocio romero panero" w:date="2017-02-28T13:59:00Z">
              <w:rPr>
                <w:rStyle w:val="Hipervnculo"/>
              </w:rPr>
            </w:rPrChange>
          </w:rPr>
          <w:delText>2.6.3</w:delText>
        </w:r>
        <w:r w:rsidDel="00B011E5">
          <w:rPr>
            <w:rFonts w:asciiTheme="minorHAnsi" w:eastAsiaTheme="minorEastAsia" w:hAnsiTheme="minorHAnsi"/>
            <w:sz w:val="22"/>
            <w:szCs w:val="22"/>
            <w:lang w:val="en-GB" w:eastAsia="en-GB"/>
          </w:rPr>
          <w:tab/>
        </w:r>
        <w:r w:rsidRPr="00B011E5" w:rsidDel="00B011E5">
          <w:rPr>
            <w:rPrChange w:id="416" w:author="rocio romero panero" w:date="2017-02-28T13:59:00Z">
              <w:rPr>
                <w:rStyle w:val="Hipervnculo"/>
              </w:rPr>
            </w:rPrChange>
          </w:rPr>
          <w:delText>Modelos</w:delText>
        </w:r>
        <w:r w:rsidDel="00B011E5">
          <w:rPr>
            <w:webHidden/>
          </w:rPr>
          <w:tab/>
        </w:r>
        <w:r w:rsidR="00982F03" w:rsidDel="00B011E5">
          <w:rPr>
            <w:webHidden/>
          </w:rPr>
          <w:delText>12</w:delText>
        </w:r>
      </w:del>
    </w:p>
    <w:p w14:paraId="4D1F2CD7" w14:textId="77777777" w:rsidR="0088417E" w:rsidDel="00B011E5" w:rsidRDefault="0088417E">
      <w:pPr>
        <w:pStyle w:val="TDC3"/>
        <w:rPr>
          <w:del w:id="417" w:author="rocio romero panero" w:date="2017-02-28T13:59:00Z"/>
          <w:rFonts w:asciiTheme="minorHAnsi" w:eastAsiaTheme="minorEastAsia" w:hAnsiTheme="minorHAnsi"/>
          <w:sz w:val="22"/>
          <w:szCs w:val="22"/>
          <w:lang w:val="en-GB" w:eastAsia="en-GB"/>
        </w:rPr>
      </w:pPr>
      <w:del w:id="418" w:author="rocio romero panero" w:date="2017-02-28T13:59:00Z">
        <w:r w:rsidRPr="00B011E5" w:rsidDel="00B011E5">
          <w:rPr>
            <w:rPrChange w:id="419" w:author="rocio romero panero" w:date="2017-02-28T13:59:00Z">
              <w:rPr>
                <w:rStyle w:val="Hipervnculo"/>
              </w:rPr>
            </w:rPrChange>
          </w:rPr>
          <w:delText>2.6.4</w:delText>
        </w:r>
        <w:r w:rsidDel="00B011E5">
          <w:rPr>
            <w:rFonts w:asciiTheme="minorHAnsi" w:eastAsiaTheme="minorEastAsia" w:hAnsiTheme="minorHAnsi"/>
            <w:sz w:val="22"/>
            <w:szCs w:val="22"/>
            <w:lang w:val="en-GB" w:eastAsia="en-GB"/>
          </w:rPr>
          <w:tab/>
        </w:r>
        <w:r w:rsidRPr="00B011E5" w:rsidDel="00B011E5">
          <w:rPr>
            <w:rPrChange w:id="420" w:author="rocio romero panero" w:date="2017-02-28T13:59:00Z">
              <w:rPr>
                <w:rStyle w:val="Hipervnculo"/>
              </w:rPr>
            </w:rPrChange>
          </w:rPr>
          <w:delText>Controladores</w:delText>
        </w:r>
        <w:r w:rsidDel="00B011E5">
          <w:rPr>
            <w:webHidden/>
          </w:rPr>
          <w:tab/>
        </w:r>
        <w:r w:rsidR="00982F03" w:rsidDel="00B011E5">
          <w:rPr>
            <w:webHidden/>
          </w:rPr>
          <w:delText>12</w:delText>
        </w:r>
      </w:del>
    </w:p>
    <w:p w14:paraId="400804CE" w14:textId="77777777" w:rsidR="0088417E" w:rsidDel="00B011E5" w:rsidRDefault="0088417E">
      <w:pPr>
        <w:pStyle w:val="TDC3"/>
        <w:rPr>
          <w:del w:id="421" w:author="rocio romero panero" w:date="2017-02-28T13:59:00Z"/>
          <w:rFonts w:asciiTheme="minorHAnsi" w:eastAsiaTheme="minorEastAsia" w:hAnsiTheme="minorHAnsi"/>
          <w:sz w:val="22"/>
          <w:szCs w:val="22"/>
          <w:lang w:val="en-GB" w:eastAsia="en-GB"/>
        </w:rPr>
      </w:pPr>
      <w:del w:id="422" w:author="rocio romero panero" w:date="2017-02-28T13:59:00Z">
        <w:r w:rsidRPr="00B011E5" w:rsidDel="00B011E5">
          <w:rPr>
            <w:rPrChange w:id="423" w:author="rocio romero panero" w:date="2017-02-28T13:59:00Z">
              <w:rPr>
                <w:rStyle w:val="Hipervnculo"/>
              </w:rPr>
            </w:rPrChange>
          </w:rPr>
          <w:delText>2.6.5</w:delText>
        </w:r>
        <w:r w:rsidDel="00B011E5">
          <w:rPr>
            <w:rFonts w:asciiTheme="minorHAnsi" w:eastAsiaTheme="minorEastAsia" w:hAnsiTheme="minorHAnsi"/>
            <w:sz w:val="22"/>
            <w:szCs w:val="22"/>
            <w:lang w:val="en-GB" w:eastAsia="en-GB"/>
          </w:rPr>
          <w:tab/>
        </w:r>
        <w:r w:rsidRPr="00B011E5" w:rsidDel="00B011E5">
          <w:rPr>
            <w:rPrChange w:id="424" w:author="rocio romero panero" w:date="2017-02-28T13:59:00Z">
              <w:rPr>
                <w:rStyle w:val="Hipervnculo"/>
              </w:rPr>
            </w:rPrChange>
          </w:rPr>
          <w:delText>Scope</w:delText>
        </w:r>
        <w:r w:rsidDel="00B011E5">
          <w:rPr>
            <w:webHidden/>
          </w:rPr>
          <w:tab/>
        </w:r>
        <w:r w:rsidR="00982F03" w:rsidDel="00B011E5">
          <w:rPr>
            <w:webHidden/>
          </w:rPr>
          <w:delText>13</w:delText>
        </w:r>
      </w:del>
    </w:p>
    <w:p w14:paraId="0EAD1E5E" w14:textId="77777777" w:rsidR="0088417E" w:rsidDel="00B011E5" w:rsidRDefault="0088417E">
      <w:pPr>
        <w:pStyle w:val="TDC2"/>
        <w:rPr>
          <w:del w:id="425" w:author="rocio romero panero" w:date="2017-02-28T13:59:00Z"/>
          <w:rFonts w:asciiTheme="minorHAnsi" w:eastAsiaTheme="minorEastAsia" w:hAnsiTheme="minorHAnsi"/>
          <w:noProof/>
          <w:sz w:val="22"/>
          <w:lang w:val="en-GB" w:eastAsia="en-GB"/>
        </w:rPr>
      </w:pPr>
      <w:del w:id="426" w:author="rocio romero panero" w:date="2017-02-28T13:59:00Z">
        <w:r w:rsidRPr="00B011E5" w:rsidDel="00B011E5">
          <w:rPr>
            <w:noProof/>
            <w:rPrChange w:id="427" w:author="rocio romero panero" w:date="2017-02-28T13:59:00Z">
              <w:rPr>
                <w:rStyle w:val="Hipervnculo"/>
                <w:noProof/>
              </w:rPr>
            </w:rPrChange>
          </w:rPr>
          <w:delText>2.7</w:delText>
        </w:r>
        <w:r w:rsidDel="00B011E5">
          <w:rPr>
            <w:rFonts w:asciiTheme="minorHAnsi" w:eastAsiaTheme="minorEastAsia" w:hAnsiTheme="minorHAnsi"/>
            <w:noProof/>
            <w:sz w:val="22"/>
            <w:lang w:val="en-GB" w:eastAsia="en-GB"/>
          </w:rPr>
          <w:tab/>
        </w:r>
        <w:r w:rsidRPr="00B011E5" w:rsidDel="00B011E5">
          <w:rPr>
            <w:noProof/>
            <w:rPrChange w:id="428" w:author="rocio romero panero" w:date="2017-02-28T13:59:00Z">
              <w:rPr>
                <w:rStyle w:val="Hipervnculo"/>
                <w:noProof/>
              </w:rPr>
            </w:rPrChange>
          </w:rPr>
          <w:delText>Cordova</w:delText>
        </w:r>
        <w:r w:rsidDel="00B011E5">
          <w:rPr>
            <w:noProof/>
            <w:webHidden/>
          </w:rPr>
          <w:tab/>
        </w:r>
        <w:r w:rsidR="00982F03" w:rsidDel="00B011E5">
          <w:rPr>
            <w:noProof/>
            <w:webHidden/>
          </w:rPr>
          <w:delText>13</w:delText>
        </w:r>
      </w:del>
    </w:p>
    <w:p w14:paraId="2272B339" w14:textId="77777777" w:rsidR="0088417E" w:rsidDel="00B011E5" w:rsidRDefault="0088417E">
      <w:pPr>
        <w:pStyle w:val="TDC1"/>
        <w:tabs>
          <w:tab w:val="left" w:pos="709"/>
        </w:tabs>
        <w:rPr>
          <w:del w:id="429" w:author="rocio romero panero" w:date="2017-02-28T13:59:00Z"/>
          <w:rFonts w:asciiTheme="minorHAnsi" w:eastAsiaTheme="minorEastAsia" w:hAnsiTheme="minorHAnsi"/>
          <w:b w:val="0"/>
          <w:sz w:val="22"/>
          <w:lang w:val="en-GB" w:eastAsia="en-GB"/>
        </w:rPr>
      </w:pPr>
      <w:del w:id="430" w:author="rocio romero panero" w:date="2017-02-28T13:59:00Z">
        <w:r w:rsidRPr="00B011E5" w:rsidDel="00B011E5">
          <w:rPr>
            <w:rPrChange w:id="431" w:author="rocio romero panero" w:date="2017-02-28T13:59:00Z">
              <w:rPr>
                <w:rStyle w:val="Hipervnculo"/>
              </w:rPr>
            </w:rPrChange>
          </w:rPr>
          <w:delText>3</w:delText>
        </w:r>
        <w:r w:rsidDel="00B011E5">
          <w:rPr>
            <w:rFonts w:asciiTheme="minorHAnsi" w:eastAsiaTheme="minorEastAsia" w:hAnsiTheme="minorHAnsi"/>
            <w:b w:val="0"/>
            <w:sz w:val="22"/>
            <w:lang w:val="en-GB" w:eastAsia="en-GB"/>
          </w:rPr>
          <w:tab/>
        </w:r>
        <w:r w:rsidRPr="00B011E5" w:rsidDel="00B011E5">
          <w:rPr>
            <w:rPrChange w:id="432" w:author="rocio romero panero" w:date="2017-02-28T13:59:00Z">
              <w:rPr>
                <w:rStyle w:val="Hipervnculo"/>
              </w:rPr>
            </w:rPrChange>
          </w:rPr>
          <w:delText>Descripción del diseño y desarrollo realizados</w:delText>
        </w:r>
        <w:r w:rsidDel="00B011E5">
          <w:rPr>
            <w:webHidden/>
          </w:rPr>
          <w:tab/>
        </w:r>
        <w:r w:rsidR="00982F03" w:rsidDel="00B011E5">
          <w:rPr>
            <w:webHidden/>
          </w:rPr>
          <w:delText>15</w:delText>
        </w:r>
      </w:del>
    </w:p>
    <w:p w14:paraId="25525897" w14:textId="77777777" w:rsidR="0088417E" w:rsidDel="00B011E5" w:rsidRDefault="0088417E">
      <w:pPr>
        <w:pStyle w:val="TDC2"/>
        <w:rPr>
          <w:del w:id="433" w:author="rocio romero panero" w:date="2017-02-28T13:59:00Z"/>
          <w:rFonts w:asciiTheme="minorHAnsi" w:eastAsiaTheme="minorEastAsia" w:hAnsiTheme="minorHAnsi"/>
          <w:noProof/>
          <w:sz w:val="22"/>
          <w:lang w:val="en-GB" w:eastAsia="en-GB"/>
        </w:rPr>
      </w:pPr>
      <w:del w:id="434" w:author="rocio romero panero" w:date="2017-02-28T13:59:00Z">
        <w:r w:rsidRPr="00B011E5" w:rsidDel="00B011E5">
          <w:rPr>
            <w:noProof/>
            <w:rPrChange w:id="435" w:author="rocio romero panero" w:date="2017-02-28T13:59:00Z">
              <w:rPr>
                <w:rStyle w:val="Hipervnculo"/>
                <w:noProof/>
              </w:rPr>
            </w:rPrChange>
          </w:rPr>
          <w:delText>3.1</w:delText>
        </w:r>
        <w:r w:rsidDel="00B011E5">
          <w:rPr>
            <w:rFonts w:asciiTheme="minorHAnsi" w:eastAsiaTheme="minorEastAsia" w:hAnsiTheme="minorHAnsi"/>
            <w:noProof/>
            <w:sz w:val="22"/>
            <w:lang w:val="en-GB" w:eastAsia="en-GB"/>
          </w:rPr>
          <w:tab/>
        </w:r>
        <w:r w:rsidRPr="00B011E5" w:rsidDel="00B011E5">
          <w:rPr>
            <w:noProof/>
            <w:rPrChange w:id="436" w:author="rocio romero panero" w:date="2017-02-28T13:59:00Z">
              <w:rPr>
                <w:rStyle w:val="Hipervnculo"/>
                <w:noProof/>
              </w:rPr>
            </w:rPrChange>
          </w:rPr>
          <w:delText>Estructura de la aplicación</w:delText>
        </w:r>
        <w:r w:rsidDel="00B011E5">
          <w:rPr>
            <w:noProof/>
            <w:webHidden/>
          </w:rPr>
          <w:tab/>
        </w:r>
        <w:r w:rsidR="00982F03" w:rsidDel="00B011E5">
          <w:rPr>
            <w:noProof/>
            <w:webHidden/>
          </w:rPr>
          <w:delText>15</w:delText>
        </w:r>
      </w:del>
    </w:p>
    <w:p w14:paraId="631D6C40" w14:textId="77777777" w:rsidR="0088417E" w:rsidDel="00B011E5" w:rsidRDefault="0088417E">
      <w:pPr>
        <w:pStyle w:val="TDC2"/>
        <w:rPr>
          <w:del w:id="437" w:author="rocio romero panero" w:date="2017-02-28T13:59:00Z"/>
          <w:rFonts w:asciiTheme="minorHAnsi" w:eastAsiaTheme="minorEastAsia" w:hAnsiTheme="minorHAnsi"/>
          <w:noProof/>
          <w:sz w:val="22"/>
          <w:lang w:val="en-GB" w:eastAsia="en-GB"/>
        </w:rPr>
      </w:pPr>
      <w:del w:id="438" w:author="rocio romero panero" w:date="2017-02-28T13:59:00Z">
        <w:r w:rsidRPr="00B011E5" w:rsidDel="00B011E5">
          <w:rPr>
            <w:noProof/>
            <w:rPrChange w:id="439" w:author="rocio romero panero" w:date="2017-02-28T13:59:00Z">
              <w:rPr>
                <w:rStyle w:val="Hipervnculo"/>
                <w:noProof/>
              </w:rPr>
            </w:rPrChange>
          </w:rPr>
          <w:delText>3.2</w:delText>
        </w:r>
        <w:r w:rsidDel="00B011E5">
          <w:rPr>
            <w:rFonts w:asciiTheme="minorHAnsi" w:eastAsiaTheme="minorEastAsia" w:hAnsiTheme="minorHAnsi"/>
            <w:noProof/>
            <w:sz w:val="22"/>
            <w:lang w:val="en-GB" w:eastAsia="en-GB"/>
          </w:rPr>
          <w:tab/>
        </w:r>
        <w:r w:rsidRPr="00B011E5" w:rsidDel="00B011E5">
          <w:rPr>
            <w:noProof/>
            <w:rPrChange w:id="440" w:author="rocio romero panero" w:date="2017-02-28T13:59:00Z">
              <w:rPr>
                <w:rStyle w:val="Hipervnculo"/>
                <w:noProof/>
              </w:rPr>
            </w:rPrChange>
          </w:rPr>
          <w:delText>Modelos de datos en base de datos</w:delText>
        </w:r>
        <w:r w:rsidDel="00B011E5">
          <w:rPr>
            <w:noProof/>
            <w:webHidden/>
          </w:rPr>
          <w:tab/>
        </w:r>
        <w:r w:rsidR="00982F03" w:rsidDel="00B011E5">
          <w:rPr>
            <w:noProof/>
            <w:webHidden/>
          </w:rPr>
          <w:delText>15</w:delText>
        </w:r>
      </w:del>
    </w:p>
    <w:p w14:paraId="7ACEB374" w14:textId="77777777" w:rsidR="0088417E" w:rsidDel="00B011E5" w:rsidRDefault="0088417E">
      <w:pPr>
        <w:pStyle w:val="TDC3"/>
        <w:rPr>
          <w:del w:id="441" w:author="rocio romero panero" w:date="2017-02-28T13:59:00Z"/>
          <w:rFonts w:asciiTheme="minorHAnsi" w:eastAsiaTheme="minorEastAsia" w:hAnsiTheme="minorHAnsi"/>
          <w:sz w:val="22"/>
          <w:szCs w:val="22"/>
          <w:lang w:val="en-GB" w:eastAsia="en-GB"/>
        </w:rPr>
      </w:pPr>
      <w:del w:id="442" w:author="rocio romero panero" w:date="2017-02-28T13:59:00Z">
        <w:r w:rsidRPr="00B011E5" w:rsidDel="00B011E5">
          <w:rPr>
            <w:rPrChange w:id="443" w:author="rocio romero panero" w:date="2017-02-28T13:59:00Z">
              <w:rPr>
                <w:rStyle w:val="Hipervnculo"/>
              </w:rPr>
            </w:rPrChange>
          </w:rPr>
          <w:delText>3.2.1</w:delText>
        </w:r>
        <w:r w:rsidDel="00B011E5">
          <w:rPr>
            <w:rFonts w:asciiTheme="minorHAnsi" w:eastAsiaTheme="minorEastAsia" w:hAnsiTheme="minorHAnsi"/>
            <w:sz w:val="22"/>
            <w:szCs w:val="22"/>
            <w:lang w:val="en-GB" w:eastAsia="en-GB"/>
          </w:rPr>
          <w:tab/>
        </w:r>
        <w:r w:rsidRPr="00B011E5" w:rsidDel="00B011E5">
          <w:rPr>
            <w:rPrChange w:id="444" w:author="rocio romero panero" w:date="2017-02-28T13:59:00Z">
              <w:rPr>
                <w:rStyle w:val="Hipervnculo"/>
              </w:rPr>
            </w:rPrChange>
          </w:rPr>
          <w:delText>Modelo de usuario</w:delText>
        </w:r>
        <w:r w:rsidDel="00B011E5">
          <w:rPr>
            <w:webHidden/>
          </w:rPr>
          <w:tab/>
        </w:r>
        <w:r w:rsidR="00982F03" w:rsidDel="00B011E5">
          <w:rPr>
            <w:webHidden/>
          </w:rPr>
          <w:delText>15</w:delText>
        </w:r>
      </w:del>
    </w:p>
    <w:p w14:paraId="66C77208" w14:textId="77777777" w:rsidR="0088417E" w:rsidDel="00B011E5" w:rsidRDefault="0088417E">
      <w:pPr>
        <w:pStyle w:val="TDC3"/>
        <w:rPr>
          <w:del w:id="445" w:author="rocio romero panero" w:date="2017-02-28T13:59:00Z"/>
          <w:rFonts w:asciiTheme="minorHAnsi" w:eastAsiaTheme="minorEastAsia" w:hAnsiTheme="minorHAnsi"/>
          <w:sz w:val="22"/>
          <w:szCs w:val="22"/>
          <w:lang w:val="en-GB" w:eastAsia="en-GB"/>
        </w:rPr>
      </w:pPr>
      <w:del w:id="446" w:author="rocio romero panero" w:date="2017-02-28T13:59:00Z">
        <w:r w:rsidRPr="00B011E5" w:rsidDel="00B011E5">
          <w:rPr>
            <w:rPrChange w:id="447" w:author="rocio romero panero" w:date="2017-02-28T13:59:00Z">
              <w:rPr>
                <w:rStyle w:val="Hipervnculo"/>
              </w:rPr>
            </w:rPrChange>
          </w:rPr>
          <w:delText>3.2.2</w:delText>
        </w:r>
        <w:r w:rsidDel="00B011E5">
          <w:rPr>
            <w:rFonts w:asciiTheme="minorHAnsi" w:eastAsiaTheme="minorEastAsia" w:hAnsiTheme="minorHAnsi"/>
            <w:sz w:val="22"/>
            <w:szCs w:val="22"/>
            <w:lang w:val="en-GB" w:eastAsia="en-GB"/>
          </w:rPr>
          <w:tab/>
        </w:r>
        <w:r w:rsidRPr="00B011E5" w:rsidDel="00B011E5">
          <w:rPr>
            <w:rPrChange w:id="448" w:author="rocio romero panero" w:date="2017-02-28T13:59:00Z">
              <w:rPr>
                <w:rStyle w:val="Hipervnculo"/>
              </w:rPr>
            </w:rPrChange>
          </w:rPr>
          <w:delText>Modelo de pregunta</w:delText>
        </w:r>
        <w:r w:rsidDel="00B011E5">
          <w:rPr>
            <w:webHidden/>
          </w:rPr>
          <w:tab/>
        </w:r>
        <w:r w:rsidR="00982F03" w:rsidDel="00B011E5">
          <w:rPr>
            <w:webHidden/>
          </w:rPr>
          <w:delText>16</w:delText>
        </w:r>
      </w:del>
    </w:p>
    <w:p w14:paraId="0C6E97B8" w14:textId="77777777" w:rsidR="0088417E" w:rsidDel="00B011E5" w:rsidRDefault="0088417E">
      <w:pPr>
        <w:pStyle w:val="TDC2"/>
        <w:rPr>
          <w:del w:id="449" w:author="rocio romero panero" w:date="2017-02-28T13:59:00Z"/>
          <w:rFonts w:asciiTheme="minorHAnsi" w:eastAsiaTheme="minorEastAsia" w:hAnsiTheme="minorHAnsi"/>
          <w:noProof/>
          <w:sz w:val="22"/>
          <w:lang w:val="en-GB" w:eastAsia="en-GB"/>
        </w:rPr>
      </w:pPr>
      <w:del w:id="450" w:author="rocio romero panero" w:date="2017-02-28T13:59:00Z">
        <w:r w:rsidRPr="00B011E5" w:rsidDel="00B011E5">
          <w:rPr>
            <w:noProof/>
            <w:rPrChange w:id="451" w:author="rocio romero panero" w:date="2017-02-28T13:59:00Z">
              <w:rPr>
                <w:rStyle w:val="Hipervnculo"/>
                <w:noProof/>
              </w:rPr>
            </w:rPrChange>
          </w:rPr>
          <w:delText>3.3</w:delText>
        </w:r>
        <w:r w:rsidDel="00B011E5">
          <w:rPr>
            <w:rFonts w:asciiTheme="minorHAnsi" w:eastAsiaTheme="minorEastAsia" w:hAnsiTheme="minorHAnsi"/>
            <w:noProof/>
            <w:sz w:val="22"/>
            <w:lang w:val="en-GB" w:eastAsia="en-GB"/>
          </w:rPr>
          <w:tab/>
        </w:r>
        <w:r w:rsidRPr="00B011E5" w:rsidDel="00B011E5">
          <w:rPr>
            <w:noProof/>
            <w:rPrChange w:id="452" w:author="rocio romero panero" w:date="2017-02-28T13:59:00Z">
              <w:rPr>
                <w:rStyle w:val="Hipervnculo"/>
                <w:noProof/>
              </w:rPr>
            </w:rPrChange>
          </w:rPr>
          <w:delText>Estructura de módulos en cliente</w:delText>
        </w:r>
        <w:r w:rsidDel="00B011E5">
          <w:rPr>
            <w:noProof/>
            <w:webHidden/>
          </w:rPr>
          <w:tab/>
        </w:r>
        <w:r w:rsidR="00982F03" w:rsidDel="00B011E5">
          <w:rPr>
            <w:noProof/>
            <w:webHidden/>
          </w:rPr>
          <w:delText>18</w:delText>
        </w:r>
      </w:del>
    </w:p>
    <w:p w14:paraId="09BF1629" w14:textId="77777777" w:rsidR="0088417E" w:rsidDel="00B011E5" w:rsidRDefault="0088417E">
      <w:pPr>
        <w:pStyle w:val="TDC3"/>
        <w:rPr>
          <w:del w:id="453" w:author="rocio romero panero" w:date="2017-02-28T13:59:00Z"/>
          <w:rFonts w:asciiTheme="minorHAnsi" w:eastAsiaTheme="minorEastAsia" w:hAnsiTheme="minorHAnsi"/>
          <w:sz w:val="22"/>
          <w:szCs w:val="22"/>
          <w:lang w:val="en-GB" w:eastAsia="en-GB"/>
        </w:rPr>
      </w:pPr>
      <w:del w:id="454" w:author="rocio romero panero" w:date="2017-02-28T13:59:00Z">
        <w:r w:rsidRPr="00B011E5" w:rsidDel="00B011E5">
          <w:rPr>
            <w:rPrChange w:id="455" w:author="rocio romero panero" w:date="2017-02-28T13:59:00Z">
              <w:rPr>
                <w:rStyle w:val="Hipervnculo"/>
              </w:rPr>
            </w:rPrChange>
          </w:rPr>
          <w:delText>3.3.1</w:delText>
        </w:r>
        <w:r w:rsidDel="00B011E5">
          <w:rPr>
            <w:rFonts w:asciiTheme="minorHAnsi" w:eastAsiaTheme="minorEastAsia" w:hAnsiTheme="minorHAnsi"/>
            <w:sz w:val="22"/>
            <w:szCs w:val="22"/>
            <w:lang w:val="en-GB" w:eastAsia="en-GB"/>
          </w:rPr>
          <w:tab/>
        </w:r>
        <w:r w:rsidRPr="00B011E5" w:rsidDel="00B011E5">
          <w:rPr>
            <w:rPrChange w:id="456" w:author="rocio romero panero" w:date="2017-02-28T13:59:00Z">
              <w:rPr>
                <w:rStyle w:val="Hipervnculo"/>
              </w:rPr>
            </w:rPrChange>
          </w:rPr>
          <w:delText>Servicios</w:delText>
        </w:r>
        <w:r w:rsidDel="00B011E5">
          <w:rPr>
            <w:webHidden/>
          </w:rPr>
          <w:tab/>
        </w:r>
        <w:r w:rsidR="00982F03" w:rsidDel="00B011E5">
          <w:rPr>
            <w:webHidden/>
          </w:rPr>
          <w:delText>20</w:delText>
        </w:r>
      </w:del>
    </w:p>
    <w:p w14:paraId="02C1CBBC" w14:textId="77777777" w:rsidR="0088417E" w:rsidDel="00B011E5" w:rsidRDefault="0088417E">
      <w:pPr>
        <w:pStyle w:val="TDC3"/>
        <w:rPr>
          <w:del w:id="457" w:author="rocio romero panero" w:date="2017-02-28T13:59:00Z"/>
          <w:rFonts w:asciiTheme="minorHAnsi" w:eastAsiaTheme="minorEastAsia" w:hAnsiTheme="minorHAnsi"/>
          <w:sz w:val="22"/>
          <w:szCs w:val="22"/>
          <w:lang w:val="en-GB" w:eastAsia="en-GB"/>
        </w:rPr>
      </w:pPr>
      <w:del w:id="458" w:author="rocio romero panero" w:date="2017-02-28T13:59:00Z">
        <w:r w:rsidRPr="00B011E5" w:rsidDel="00B011E5">
          <w:rPr>
            <w:rPrChange w:id="459" w:author="rocio romero panero" w:date="2017-02-28T13:59:00Z">
              <w:rPr>
                <w:rStyle w:val="Hipervnculo"/>
              </w:rPr>
            </w:rPrChange>
          </w:rPr>
          <w:delText>3.3.2</w:delText>
        </w:r>
        <w:r w:rsidDel="00B011E5">
          <w:rPr>
            <w:rFonts w:asciiTheme="minorHAnsi" w:eastAsiaTheme="minorEastAsia" w:hAnsiTheme="minorHAnsi"/>
            <w:sz w:val="22"/>
            <w:szCs w:val="22"/>
            <w:lang w:val="en-GB" w:eastAsia="en-GB"/>
          </w:rPr>
          <w:tab/>
        </w:r>
        <w:r w:rsidRPr="00B011E5" w:rsidDel="00B011E5">
          <w:rPr>
            <w:rPrChange w:id="460" w:author="rocio romero panero" w:date="2017-02-28T13:59:00Z">
              <w:rPr>
                <w:rStyle w:val="Hipervnculo"/>
              </w:rPr>
            </w:rPrChange>
          </w:rPr>
          <w:delText>Valores</w:delText>
        </w:r>
        <w:r w:rsidDel="00B011E5">
          <w:rPr>
            <w:webHidden/>
          </w:rPr>
          <w:tab/>
        </w:r>
        <w:r w:rsidR="00982F03" w:rsidDel="00B011E5">
          <w:rPr>
            <w:webHidden/>
          </w:rPr>
          <w:delText>20</w:delText>
        </w:r>
      </w:del>
    </w:p>
    <w:p w14:paraId="5FB19E8C" w14:textId="77777777" w:rsidR="0088417E" w:rsidDel="00B011E5" w:rsidRDefault="0088417E">
      <w:pPr>
        <w:pStyle w:val="TDC2"/>
        <w:rPr>
          <w:del w:id="461" w:author="rocio romero panero" w:date="2017-02-28T13:59:00Z"/>
          <w:rFonts w:asciiTheme="minorHAnsi" w:eastAsiaTheme="minorEastAsia" w:hAnsiTheme="minorHAnsi"/>
          <w:noProof/>
          <w:sz w:val="22"/>
          <w:lang w:val="en-GB" w:eastAsia="en-GB"/>
        </w:rPr>
      </w:pPr>
      <w:del w:id="462" w:author="rocio romero panero" w:date="2017-02-28T13:59:00Z">
        <w:r w:rsidRPr="00B011E5" w:rsidDel="00B011E5">
          <w:rPr>
            <w:noProof/>
            <w:rPrChange w:id="463" w:author="rocio romero panero" w:date="2017-02-28T13:59:00Z">
              <w:rPr>
                <w:rStyle w:val="Hipervnculo"/>
                <w:noProof/>
              </w:rPr>
            </w:rPrChange>
          </w:rPr>
          <w:delText>3.4</w:delText>
        </w:r>
        <w:r w:rsidDel="00B011E5">
          <w:rPr>
            <w:rFonts w:asciiTheme="minorHAnsi" w:eastAsiaTheme="minorEastAsia" w:hAnsiTheme="minorHAnsi"/>
            <w:noProof/>
            <w:sz w:val="22"/>
            <w:lang w:val="en-GB" w:eastAsia="en-GB"/>
          </w:rPr>
          <w:tab/>
        </w:r>
        <w:r w:rsidRPr="00B011E5" w:rsidDel="00B011E5">
          <w:rPr>
            <w:noProof/>
            <w:rPrChange w:id="464" w:author="rocio romero panero" w:date="2017-02-28T13:59:00Z">
              <w:rPr>
                <w:rStyle w:val="Hipervnculo"/>
                <w:noProof/>
              </w:rPr>
            </w:rPrChange>
          </w:rPr>
          <w:delText>Estructura del servidor</w:delText>
        </w:r>
        <w:r w:rsidDel="00B011E5">
          <w:rPr>
            <w:noProof/>
            <w:webHidden/>
          </w:rPr>
          <w:tab/>
        </w:r>
        <w:r w:rsidR="00982F03" w:rsidDel="00B011E5">
          <w:rPr>
            <w:noProof/>
            <w:webHidden/>
          </w:rPr>
          <w:delText>21</w:delText>
        </w:r>
      </w:del>
    </w:p>
    <w:p w14:paraId="3C1C43FE" w14:textId="77777777" w:rsidR="0088417E" w:rsidDel="00B011E5" w:rsidRDefault="0088417E">
      <w:pPr>
        <w:pStyle w:val="TDC3"/>
        <w:rPr>
          <w:del w:id="465" w:author="rocio romero panero" w:date="2017-02-28T13:59:00Z"/>
          <w:rFonts w:asciiTheme="minorHAnsi" w:eastAsiaTheme="minorEastAsia" w:hAnsiTheme="minorHAnsi"/>
          <w:sz w:val="22"/>
          <w:szCs w:val="22"/>
          <w:lang w:val="en-GB" w:eastAsia="en-GB"/>
        </w:rPr>
      </w:pPr>
      <w:del w:id="466" w:author="rocio romero panero" w:date="2017-02-28T13:59:00Z">
        <w:r w:rsidRPr="00B011E5" w:rsidDel="00B011E5">
          <w:rPr>
            <w:rPrChange w:id="467" w:author="rocio romero panero" w:date="2017-02-28T13:59:00Z">
              <w:rPr>
                <w:rStyle w:val="Hipervnculo"/>
              </w:rPr>
            </w:rPrChange>
          </w:rPr>
          <w:delText>3.4.1</w:delText>
        </w:r>
        <w:r w:rsidDel="00B011E5">
          <w:rPr>
            <w:rFonts w:asciiTheme="minorHAnsi" w:eastAsiaTheme="minorEastAsia" w:hAnsiTheme="minorHAnsi"/>
            <w:sz w:val="22"/>
            <w:szCs w:val="22"/>
            <w:lang w:val="en-GB" w:eastAsia="en-GB"/>
          </w:rPr>
          <w:tab/>
        </w:r>
        <w:r w:rsidRPr="00B011E5" w:rsidDel="00B011E5">
          <w:rPr>
            <w:rPrChange w:id="468" w:author="rocio romero panero" w:date="2017-02-28T13:59:00Z">
              <w:rPr>
                <w:rStyle w:val="Hipervnculo"/>
              </w:rPr>
            </w:rPrChange>
          </w:rPr>
          <w:delText>Archivo connectMongoose.js</w:delText>
        </w:r>
        <w:r w:rsidDel="00B011E5">
          <w:rPr>
            <w:webHidden/>
          </w:rPr>
          <w:tab/>
        </w:r>
        <w:r w:rsidR="00982F03" w:rsidDel="00B011E5">
          <w:rPr>
            <w:webHidden/>
          </w:rPr>
          <w:delText>22</w:delText>
        </w:r>
      </w:del>
    </w:p>
    <w:p w14:paraId="23693DAB" w14:textId="77777777" w:rsidR="0088417E" w:rsidDel="00B011E5" w:rsidRDefault="0088417E">
      <w:pPr>
        <w:pStyle w:val="TDC3"/>
        <w:rPr>
          <w:del w:id="469" w:author="rocio romero panero" w:date="2017-02-28T13:59:00Z"/>
          <w:rFonts w:asciiTheme="minorHAnsi" w:eastAsiaTheme="minorEastAsia" w:hAnsiTheme="minorHAnsi"/>
          <w:sz w:val="22"/>
          <w:szCs w:val="22"/>
          <w:lang w:val="en-GB" w:eastAsia="en-GB"/>
        </w:rPr>
      </w:pPr>
      <w:del w:id="470" w:author="rocio romero panero" w:date="2017-02-28T13:59:00Z">
        <w:r w:rsidRPr="00B011E5" w:rsidDel="00B011E5">
          <w:rPr>
            <w:rPrChange w:id="471" w:author="rocio romero panero" w:date="2017-02-28T13:59:00Z">
              <w:rPr>
                <w:rStyle w:val="Hipervnculo"/>
              </w:rPr>
            </w:rPrChange>
          </w:rPr>
          <w:delText>3.4.2</w:delText>
        </w:r>
        <w:r w:rsidDel="00B011E5">
          <w:rPr>
            <w:rFonts w:asciiTheme="minorHAnsi" w:eastAsiaTheme="minorEastAsia" w:hAnsiTheme="minorHAnsi"/>
            <w:sz w:val="22"/>
            <w:szCs w:val="22"/>
            <w:lang w:val="en-GB" w:eastAsia="en-GB"/>
          </w:rPr>
          <w:tab/>
        </w:r>
        <w:r w:rsidRPr="00B011E5" w:rsidDel="00B011E5">
          <w:rPr>
            <w:rPrChange w:id="472" w:author="rocio romero panero" w:date="2017-02-28T13:59:00Z">
              <w:rPr>
                <w:rStyle w:val="Hipervnculo"/>
              </w:rPr>
            </w:rPrChange>
          </w:rPr>
          <w:delText>questionModel y userModel</w:delText>
        </w:r>
        <w:r w:rsidDel="00B011E5">
          <w:rPr>
            <w:webHidden/>
          </w:rPr>
          <w:tab/>
        </w:r>
        <w:r w:rsidR="00982F03" w:rsidDel="00B011E5">
          <w:rPr>
            <w:webHidden/>
          </w:rPr>
          <w:delText>22</w:delText>
        </w:r>
      </w:del>
    </w:p>
    <w:p w14:paraId="176F8D29" w14:textId="77777777" w:rsidR="0088417E" w:rsidDel="00B011E5" w:rsidRDefault="0088417E">
      <w:pPr>
        <w:pStyle w:val="TDC3"/>
        <w:rPr>
          <w:del w:id="473" w:author="rocio romero panero" w:date="2017-02-28T13:59:00Z"/>
          <w:rFonts w:asciiTheme="minorHAnsi" w:eastAsiaTheme="minorEastAsia" w:hAnsiTheme="minorHAnsi"/>
          <w:sz w:val="22"/>
          <w:szCs w:val="22"/>
          <w:lang w:val="en-GB" w:eastAsia="en-GB"/>
        </w:rPr>
      </w:pPr>
      <w:del w:id="474" w:author="rocio romero panero" w:date="2017-02-28T13:59:00Z">
        <w:r w:rsidRPr="00B011E5" w:rsidDel="00B011E5">
          <w:rPr>
            <w:rPrChange w:id="475" w:author="rocio romero panero" w:date="2017-02-28T13:59:00Z">
              <w:rPr>
                <w:rStyle w:val="Hipervnculo"/>
              </w:rPr>
            </w:rPrChange>
          </w:rPr>
          <w:delText>3.4.3</w:delText>
        </w:r>
        <w:r w:rsidDel="00B011E5">
          <w:rPr>
            <w:rFonts w:asciiTheme="minorHAnsi" w:eastAsiaTheme="minorEastAsia" w:hAnsiTheme="minorHAnsi"/>
            <w:sz w:val="22"/>
            <w:szCs w:val="22"/>
            <w:lang w:val="en-GB" w:eastAsia="en-GB"/>
          </w:rPr>
          <w:tab/>
        </w:r>
        <w:r w:rsidRPr="00B011E5" w:rsidDel="00B011E5">
          <w:rPr>
            <w:rPrChange w:id="476" w:author="rocio romero panero" w:date="2017-02-28T13:59:00Z">
              <w:rPr>
                <w:rStyle w:val="Hipervnculo"/>
              </w:rPr>
            </w:rPrChange>
          </w:rPr>
          <w:delText>Archivo middleware.js</w:delText>
        </w:r>
        <w:r w:rsidDel="00B011E5">
          <w:rPr>
            <w:webHidden/>
          </w:rPr>
          <w:tab/>
        </w:r>
        <w:r w:rsidR="00982F03" w:rsidDel="00B011E5">
          <w:rPr>
            <w:webHidden/>
          </w:rPr>
          <w:delText>22</w:delText>
        </w:r>
      </w:del>
    </w:p>
    <w:p w14:paraId="2D870EAD" w14:textId="77777777" w:rsidR="0088417E" w:rsidDel="00B011E5" w:rsidRDefault="0088417E">
      <w:pPr>
        <w:pStyle w:val="TDC3"/>
        <w:rPr>
          <w:del w:id="477" w:author="rocio romero panero" w:date="2017-02-28T13:59:00Z"/>
          <w:rFonts w:asciiTheme="minorHAnsi" w:eastAsiaTheme="minorEastAsia" w:hAnsiTheme="minorHAnsi"/>
          <w:sz w:val="22"/>
          <w:szCs w:val="22"/>
          <w:lang w:val="en-GB" w:eastAsia="en-GB"/>
        </w:rPr>
      </w:pPr>
      <w:del w:id="478" w:author="rocio romero panero" w:date="2017-02-28T13:59:00Z">
        <w:r w:rsidRPr="00B011E5" w:rsidDel="00B011E5">
          <w:rPr>
            <w:rPrChange w:id="479" w:author="rocio romero panero" w:date="2017-02-28T13:59:00Z">
              <w:rPr>
                <w:rStyle w:val="Hipervnculo"/>
              </w:rPr>
            </w:rPrChange>
          </w:rPr>
          <w:delText>3.4.4</w:delText>
        </w:r>
        <w:r w:rsidDel="00B011E5">
          <w:rPr>
            <w:rFonts w:asciiTheme="minorHAnsi" w:eastAsiaTheme="minorEastAsia" w:hAnsiTheme="minorHAnsi"/>
            <w:sz w:val="22"/>
            <w:szCs w:val="22"/>
            <w:lang w:val="en-GB" w:eastAsia="en-GB"/>
          </w:rPr>
          <w:tab/>
        </w:r>
        <w:r w:rsidRPr="00B011E5" w:rsidDel="00B011E5">
          <w:rPr>
            <w:rPrChange w:id="480" w:author="rocio romero panero" w:date="2017-02-28T13:59:00Z">
              <w:rPr>
                <w:rStyle w:val="Hipervnculo"/>
              </w:rPr>
            </w:rPrChange>
          </w:rPr>
          <w:delText>Archivo services.js</w:delText>
        </w:r>
        <w:r w:rsidDel="00B011E5">
          <w:rPr>
            <w:webHidden/>
          </w:rPr>
          <w:tab/>
        </w:r>
        <w:r w:rsidR="00982F03" w:rsidDel="00B011E5">
          <w:rPr>
            <w:webHidden/>
          </w:rPr>
          <w:delText>22</w:delText>
        </w:r>
      </w:del>
    </w:p>
    <w:p w14:paraId="314ABFD7" w14:textId="77777777" w:rsidR="0088417E" w:rsidDel="00B011E5" w:rsidRDefault="0088417E">
      <w:pPr>
        <w:pStyle w:val="TDC3"/>
        <w:rPr>
          <w:del w:id="481" w:author="rocio romero panero" w:date="2017-02-28T13:59:00Z"/>
          <w:rFonts w:asciiTheme="minorHAnsi" w:eastAsiaTheme="minorEastAsia" w:hAnsiTheme="minorHAnsi"/>
          <w:sz w:val="22"/>
          <w:szCs w:val="22"/>
          <w:lang w:val="en-GB" w:eastAsia="en-GB"/>
        </w:rPr>
      </w:pPr>
      <w:del w:id="482" w:author="rocio romero panero" w:date="2017-02-28T13:59:00Z">
        <w:r w:rsidRPr="00B011E5" w:rsidDel="00B011E5">
          <w:rPr>
            <w:rPrChange w:id="483" w:author="rocio romero panero" w:date="2017-02-28T13:59:00Z">
              <w:rPr>
                <w:rStyle w:val="Hipervnculo"/>
              </w:rPr>
            </w:rPrChange>
          </w:rPr>
          <w:delText>3.4.5</w:delText>
        </w:r>
        <w:r w:rsidDel="00B011E5">
          <w:rPr>
            <w:rFonts w:asciiTheme="minorHAnsi" w:eastAsiaTheme="minorEastAsia" w:hAnsiTheme="minorHAnsi"/>
            <w:sz w:val="22"/>
            <w:szCs w:val="22"/>
            <w:lang w:val="en-GB" w:eastAsia="en-GB"/>
          </w:rPr>
          <w:tab/>
        </w:r>
        <w:r w:rsidRPr="00B011E5" w:rsidDel="00B011E5">
          <w:rPr>
            <w:rPrChange w:id="484" w:author="rocio romero panero" w:date="2017-02-28T13:59:00Z">
              <w:rPr>
                <w:rStyle w:val="Hipervnculo"/>
              </w:rPr>
            </w:rPrChange>
          </w:rPr>
          <w:delText>Archivos password.js, question.js, upload.js y users.js</w:delText>
        </w:r>
        <w:r w:rsidDel="00B011E5">
          <w:rPr>
            <w:webHidden/>
          </w:rPr>
          <w:tab/>
        </w:r>
        <w:r w:rsidR="00982F03" w:rsidDel="00B011E5">
          <w:rPr>
            <w:webHidden/>
          </w:rPr>
          <w:delText>22</w:delText>
        </w:r>
      </w:del>
    </w:p>
    <w:p w14:paraId="1BAE6F67" w14:textId="77777777" w:rsidR="0088417E" w:rsidDel="00B011E5" w:rsidRDefault="0088417E">
      <w:pPr>
        <w:pStyle w:val="TDC3"/>
        <w:rPr>
          <w:del w:id="485" w:author="rocio romero panero" w:date="2017-02-28T13:59:00Z"/>
          <w:rFonts w:asciiTheme="minorHAnsi" w:eastAsiaTheme="minorEastAsia" w:hAnsiTheme="minorHAnsi"/>
          <w:sz w:val="22"/>
          <w:szCs w:val="22"/>
          <w:lang w:val="en-GB" w:eastAsia="en-GB"/>
        </w:rPr>
      </w:pPr>
      <w:del w:id="486" w:author="rocio romero panero" w:date="2017-02-28T13:59:00Z">
        <w:r w:rsidRPr="00B011E5" w:rsidDel="00B011E5">
          <w:rPr>
            <w:rPrChange w:id="487" w:author="rocio romero panero" w:date="2017-02-28T13:59:00Z">
              <w:rPr>
                <w:rStyle w:val="Hipervnculo"/>
              </w:rPr>
            </w:rPrChange>
          </w:rPr>
          <w:delText>3.4.6</w:delText>
        </w:r>
        <w:r w:rsidDel="00B011E5">
          <w:rPr>
            <w:rFonts w:asciiTheme="minorHAnsi" w:eastAsiaTheme="minorEastAsia" w:hAnsiTheme="minorHAnsi"/>
            <w:sz w:val="22"/>
            <w:szCs w:val="22"/>
            <w:lang w:val="en-GB" w:eastAsia="en-GB"/>
          </w:rPr>
          <w:tab/>
        </w:r>
        <w:r w:rsidRPr="00B011E5" w:rsidDel="00B011E5">
          <w:rPr>
            <w:rPrChange w:id="488" w:author="rocio romero panero" w:date="2017-02-28T13:59:00Z">
              <w:rPr>
                <w:rStyle w:val="Hipervnculo"/>
              </w:rPr>
            </w:rPrChange>
          </w:rPr>
          <w:delText>Archivo app.js</w:delText>
        </w:r>
        <w:r w:rsidDel="00B011E5">
          <w:rPr>
            <w:webHidden/>
          </w:rPr>
          <w:tab/>
        </w:r>
        <w:r w:rsidR="00982F03" w:rsidDel="00B011E5">
          <w:rPr>
            <w:webHidden/>
          </w:rPr>
          <w:delText>22</w:delText>
        </w:r>
      </w:del>
    </w:p>
    <w:p w14:paraId="0DF48329" w14:textId="77777777" w:rsidR="0088417E" w:rsidDel="00B011E5" w:rsidRDefault="0088417E">
      <w:pPr>
        <w:pStyle w:val="TDC3"/>
        <w:rPr>
          <w:del w:id="489" w:author="rocio romero panero" w:date="2017-02-28T13:59:00Z"/>
          <w:rFonts w:asciiTheme="minorHAnsi" w:eastAsiaTheme="minorEastAsia" w:hAnsiTheme="minorHAnsi"/>
          <w:sz w:val="22"/>
          <w:szCs w:val="22"/>
          <w:lang w:val="en-GB" w:eastAsia="en-GB"/>
        </w:rPr>
      </w:pPr>
      <w:del w:id="490" w:author="rocio romero panero" w:date="2017-02-28T13:59:00Z">
        <w:r w:rsidRPr="00B011E5" w:rsidDel="00B011E5">
          <w:rPr>
            <w:rPrChange w:id="491" w:author="rocio romero panero" w:date="2017-02-28T13:59:00Z">
              <w:rPr>
                <w:rStyle w:val="Hipervnculo"/>
              </w:rPr>
            </w:rPrChange>
          </w:rPr>
          <w:delText>3.4.7</w:delText>
        </w:r>
        <w:r w:rsidDel="00B011E5">
          <w:rPr>
            <w:rFonts w:asciiTheme="minorHAnsi" w:eastAsiaTheme="minorEastAsia" w:hAnsiTheme="minorHAnsi"/>
            <w:sz w:val="22"/>
            <w:szCs w:val="22"/>
            <w:lang w:val="en-GB" w:eastAsia="en-GB"/>
          </w:rPr>
          <w:tab/>
        </w:r>
        <w:r w:rsidRPr="00B011E5" w:rsidDel="00B011E5">
          <w:rPr>
            <w:rPrChange w:id="492" w:author="rocio romero panero" w:date="2017-02-28T13:59:00Z">
              <w:rPr>
                <w:rStyle w:val="Hipervnculo"/>
              </w:rPr>
            </w:rPrChange>
          </w:rPr>
          <w:delText>Archivo config.js</w:delText>
        </w:r>
        <w:r w:rsidDel="00B011E5">
          <w:rPr>
            <w:webHidden/>
          </w:rPr>
          <w:tab/>
        </w:r>
        <w:r w:rsidR="00982F03" w:rsidDel="00B011E5">
          <w:rPr>
            <w:webHidden/>
          </w:rPr>
          <w:delText>22</w:delText>
        </w:r>
      </w:del>
    </w:p>
    <w:p w14:paraId="78586CF8" w14:textId="77777777" w:rsidR="0088417E" w:rsidDel="00B011E5" w:rsidRDefault="0088417E">
      <w:pPr>
        <w:pStyle w:val="TDC3"/>
        <w:rPr>
          <w:del w:id="493" w:author="rocio romero panero" w:date="2017-02-28T13:59:00Z"/>
          <w:rFonts w:asciiTheme="minorHAnsi" w:eastAsiaTheme="minorEastAsia" w:hAnsiTheme="minorHAnsi"/>
          <w:sz w:val="22"/>
          <w:szCs w:val="22"/>
          <w:lang w:val="en-GB" w:eastAsia="en-GB"/>
        </w:rPr>
      </w:pPr>
      <w:del w:id="494" w:author="rocio romero panero" w:date="2017-02-28T13:59:00Z">
        <w:r w:rsidRPr="00B011E5" w:rsidDel="00B011E5">
          <w:rPr>
            <w:rPrChange w:id="495" w:author="rocio romero panero" w:date="2017-02-28T13:59:00Z">
              <w:rPr>
                <w:rStyle w:val="Hipervnculo"/>
              </w:rPr>
            </w:rPrChange>
          </w:rPr>
          <w:delText>3.4.8</w:delText>
        </w:r>
        <w:r w:rsidDel="00B011E5">
          <w:rPr>
            <w:rFonts w:asciiTheme="minorHAnsi" w:eastAsiaTheme="minorEastAsia" w:hAnsiTheme="minorHAnsi"/>
            <w:sz w:val="22"/>
            <w:szCs w:val="22"/>
            <w:lang w:val="en-GB" w:eastAsia="en-GB"/>
          </w:rPr>
          <w:tab/>
        </w:r>
        <w:r w:rsidRPr="00B011E5" w:rsidDel="00B011E5">
          <w:rPr>
            <w:rPrChange w:id="496" w:author="rocio romero panero" w:date="2017-02-28T13:59:00Z">
              <w:rPr>
                <w:rStyle w:val="Hipervnculo"/>
              </w:rPr>
            </w:rPrChange>
          </w:rPr>
          <w:delText>Archivo package.json</w:delText>
        </w:r>
        <w:r w:rsidDel="00B011E5">
          <w:rPr>
            <w:webHidden/>
          </w:rPr>
          <w:tab/>
        </w:r>
        <w:r w:rsidR="00982F03" w:rsidDel="00B011E5">
          <w:rPr>
            <w:webHidden/>
          </w:rPr>
          <w:delText>23</w:delText>
        </w:r>
      </w:del>
    </w:p>
    <w:p w14:paraId="73596552" w14:textId="77777777" w:rsidR="0088417E" w:rsidDel="00B011E5" w:rsidRDefault="0088417E">
      <w:pPr>
        <w:pStyle w:val="TDC3"/>
        <w:rPr>
          <w:del w:id="497" w:author="rocio romero panero" w:date="2017-02-28T13:59:00Z"/>
          <w:rFonts w:asciiTheme="minorHAnsi" w:eastAsiaTheme="minorEastAsia" w:hAnsiTheme="minorHAnsi"/>
          <w:sz w:val="22"/>
          <w:szCs w:val="22"/>
          <w:lang w:val="en-GB" w:eastAsia="en-GB"/>
        </w:rPr>
      </w:pPr>
      <w:del w:id="498" w:author="rocio romero panero" w:date="2017-02-28T13:59:00Z">
        <w:r w:rsidRPr="00B011E5" w:rsidDel="00B011E5">
          <w:rPr>
            <w:rPrChange w:id="499" w:author="rocio romero panero" w:date="2017-02-28T13:59:00Z">
              <w:rPr>
                <w:rStyle w:val="Hipervnculo"/>
              </w:rPr>
            </w:rPrChange>
          </w:rPr>
          <w:delText>3.4.9</w:delText>
        </w:r>
        <w:r w:rsidDel="00B011E5">
          <w:rPr>
            <w:rFonts w:asciiTheme="minorHAnsi" w:eastAsiaTheme="minorEastAsia" w:hAnsiTheme="minorHAnsi"/>
            <w:sz w:val="22"/>
            <w:szCs w:val="22"/>
            <w:lang w:val="en-GB" w:eastAsia="en-GB"/>
          </w:rPr>
          <w:tab/>
        </w:r>
        <w:r w:rsidRPr="00B011E5" w:rsidDel="00B011E5">
          <w:rPr>
            <w:rPrChange w:id="500" w:author="rocio romero panero" w:date="2017-02-28T13:59:00Z">
              <w:rPr>
                <w:rStyle w:val="Hipervnculo"/>
              </w:rPr>
            </w:rPrChange>
          </w:rPr>
          <w:delText>Módulos utilizados</w:delText>
        </w:r>
        <w:r w:rsidDel="00B011E5">
          <w:rPr>
            <w:webHidden/>
          </w:rPr>
          <w:tab/>
        </w:r>
        <w:r w:rsidR="00982F03" w:rsidDel="00B011E5">
          <w:rPr>
            <w:webHidden/>
          </w:rPr>
          <w:delText>23</w:delText>
        </w:r>
      </w:del>
    </w:p>
    <w:p w14:paraId="4790E51D" w14:textId="77777777" w:rsidR="0088417E" w:rsidDel="00B011E5" w:rsidRDefault="0088417E">
      <w:pPr>
        <w:pStyle w:val="TDC2"/>
        <w:rPr>
          <w:del w:id="501" w:author="rocio romero panero" w:date="2017-02-28T13:59:00Z"/>
          <w:rFonts w:asciiTheme="minorHAnsi" w:eastAsiaTheme="minorEastAsia" w:hAnsiTheme="minorHAnsi"/>
          <w:noProof/>
          <w:sz w:val="22"/>
          <w:lang w:val="en-GB" w:eastAsia="en-GB"/>
        </w:rPr>
      </w:pPr>
      <w:del w:id="502" w:author="rocio romero panero" w:date="2017-02-28T13:59:00Z">
        <w:r w:rsidRPr="00B011E5" w:rsidDel="00B011E5">
          <w:rPr>
            <w:noProof/>
            <w:rPrChange w:id="503" w:author="rocio romero panero" w:date="2017-02-28T13:59:00Z">
              <w:rPr>
                <w:rStyle w:val="Hipervnculo"/>
                <w:noProof/>
              </w:rPr>
            </w:rPrChange>
          </w:rPr>
          <w:delText>3.5</w:delText>
        </w:r>
        <w:r w:rsidDel="00B011E5">
          <w:rPr>
            <w:rFonts w:asciiTheme="minorHAnsi" w:eastAsiaTheme="minorEastAsia" w:hAnsiTheme="minorHAnsi"/>
            <w:noProof/>
            <w:sz w:val="22"/>
            <w:lang w:val="en-GB" w:eastAsia="en-GB"/>
          </w:rPr>
          <w:tab/>
        </w:r>
        <w:r w:rsidRPr="00B011E5" w:rsidDel="00B011E5">
          <w:rPr>
            <w:noProof/>
            <w:rPrChange w:id="504" w:author="rocio romero panero" w:date="2017-02-28T13:59:00Z">
              <w:rPr>
                <w:rStyle w:val="Hipervnculo"/>
                <w:noProof/>
              </w:rPr>
            </w:rPrChange>
          </w:rPr>
          <w:delText>Acceso a los archivos de audio e imagen</w:delText>
        </w:r>
        <w:r w:rsidDel="00B011E5">
          <w:rPr>
            <w:noProof/>
            <w:webHidden/>
          </w:rPr>
          <w:tab/>
        </w:r>
        <w:r w:rsidR="00982F03" w:rsidDel="00B011E5">
          <w:rPr>
            <w:noProof/>
            <w:webHidden/>
          </w:rPr>
          <w:delText>23</w:delText>
        </w:r>
      </w:del>
    </w:p>
    <w:p w14:paraId="1CB259C9" w14:textId="77777777" w:rsidR="0088417E" w:rsidDel="00B011E5" w:rsidRDefault="0088417E">
      <w:pPr>
        <w:pStyle w:val="TDC2"/>
        <w:rPr>
          <w:del w:id="505" w:author="rocio romero panero" w:date="2017-02-28T13:59:00Z"/>
          <w:rFonts w:asciiTheme="minorHAnsi" w:eastAsiaTheme="minorEastAsia" w:hAnsiTheme="minorHAnsi"/>
          <w:noProof/>
          <w:sz w:val="22"/>
          <w:lang w:val="en-GB" w:eastAsia="en-GB"/>
        </w:rPr>
      </w:pPr>
      <w:del w:id="506" w:author="rocio romero panero" w:date="2017-02-28T13:59:00Z">
        <w:r w:rsidRPr="00B011E5" w:rsidDel="00B011E5">
          <w:rPr>
            <w:noProof/>
            <w:rPrChange w:id="507" w:author="rocio romero panero" w:date="2017-02-28T13:59:00Z">
              <w:rPr>
                <w:rStyle w:val="Hipervnculo"/>
                <w:noProof/>
              </w:rPr>
            </w:rPrChange>
          </w:rPr>
          <w:delText>3.6</w:delText>
        </w:r>
        <w:r w:rsidDel="00B011E5">
          <w:rPr>
            <w:rFonts w:asciiTheme="minorHAnsi" w:eastAsiaTheme="minorEastAsia" w:hAnsiTheme="minorHAnsi"/>
            <w:noProof/>
            <w:sz w:val="22"/>
            <w:lang w:val="en-GB" w:eastAsia="en-GB"/>
          </w:rPr>
          <w:tab/>
        </w:r>
        <w:r w:rsidRPr="00B011E5" w:rsidDel="00B011E5">
          <w:rPr>
            <w:noProof/>
            <w:rPrChange w:id="508" w:author="rocio romero panero" w:date="2017-02-28T13:59:00Z">
              <w:rPr>
                <w:rStyle w:val="Hipervnculo"/>
                <w:noProof/>
              </w:rPr>
            </w:rPrChange>
          </w:rPr>
          <w:delText>Reproducción de los audios</w:delText>
        </w:r>
        <w:r w:rsidDel="00B011E5">
          <w:rPr>
            <w:noProof/>
            <w:webHidden/>
          </w:rPr>
          <w:tab/>
        </w:r>
        <w:r w:rsidR="00982F03" w:rsidDel="00B011E5">
          <w:rPr>
            <w:noProof/>
            <w:webHidden/>
          </w:rPr>
          <w:delText>24</w:delText>
        </w:r>
      </w:del>
    </w:p>
    <w:p w14:paraId="012B3C1B" w14:textId="77777777" w:rsidR="0088417E" w:rsidDel="00B011E5" w:rsidRDefault="0088417E">
      <w:pPr>
        <w:pStyle w:val="TDC2"/>
        <w:rPr>
          <w:del w:id="509" w:author="rocio romero panero" w:date="2017-02-28T13:59:00Z"/>
          <w:rFonts w:asciiTheme="minorHAnsi" w:eastAsiaTheme="minorEastAsia" w:hAnsiTheme="minorHAnsi"/>
          <w:noProof/>
          <w:sz w:val="22"/>
          <w:lang w:val="en-GB" w:eastAsia="en-GB"/>
        </w:rPr>
      </w:pPr>
      <w:del w:id="510" w:author="rocio romero panero" w:date="2017-02-28T13:59:00Z">
        <w:r w:rsidRPr="00B011E5" w:rsidDel="00B011E5">
          <w:rPr>
            <w:noProof/>
            <w:rPrChange w:id="511" w:author="rocio romero panero" w:date="2017-02-28T13:59:00Z">
              <w:rPr>
                <w:rStyle w:val="Hipervnculo"/>
                <w:noProof/>
              </w:rPr>
            </w:rPrChange>
          </w:rPr>
          <w:delText>3.7</w:delText>
        </w:r>
        <w:r w:rsidDel="00B011E5">
          <w:rPr>
            <w:rFonts w:asciiTheme="minorHAnsi" w:eastAsiaTheme="minorEastAsia" w:hAnsiTheme="minorHAnsi"/>
            <w:noProof/>
            <w:sz w:val="22"/>
            <w:lang w:val="en-GB" w:eastAsia="en-GB"/>
          </w:rPr>
          <w:tab/>
        </w:r>
        <w:r w:rsidRPr="00B011E5" w:rsidDel="00B011E5">
          <w:rPr>
            <w:noProof/>
            <w:rPrChange w:id="512" w:author="rocio romero panero" w:date="2017-02-28T13:59:00Z">
              <w:rPr>
                <w:rStyle w:val="Hipervnculo"/>
                <w:noProof/>
              </w:rPr>
            </w:rPrChange>
          </w:rPr>
          <w:delText>Software utilizado para el desarrollo</w:delText>
        </w:r>
        <w:r w:rsidDel="00B011E5">
          <w:rPr>
            <w:noProof/>
            <w:webHidden/>
          </w:rPr>
          <w:tab/>
        </w:r>
        <w:r w:rsidR="00982F03" w:rsidDel="00B011E5">
          <w:rPr>
            <w:noProof/>
            <w:webHidden/>
          </w:rPr>
          <w:delText>24</w:delText>
        </w:r>
      </w:del>
    </w:p>
    <w:p w14:paraId="72AD813E" w14:textId="77777777" w:rsidR="0088417E" w:rsidDel="00B011E5" w:rsidRDefault="0088417E">
      <w:pPr>
        <w:pStyle w:val="TDC3"/>
        <w:rPr>
          <w:del w:id="513" w:author="rocio romero panero" w:date="2017-02-28T13:59:00Z"/>
          <w:rFonts w:asciiTheme="minorHAnsi" w:eastAsiaTheme="minorEastAsia" w:hAnsiTheme="minorHAnsi"/>
          <w:sz w:val="22"/>
          <w:szCs w:val="22"/>
          <w:lang w:val="en-GB" w:eastAsia="en-GB"/>
        </w:rPr>
      </w:pPr>
      <w:del w:id="514" w:author="rocio romero panero" w:date="2017-02-28T13:59:00Z">
        <w:r w:rsidRPr="00B011E5" w:rsidDel="00B011E5">
          <w:rPr>
            <w:rPrChange w:id="515" w:author="rocio romero panero" w:date="2017-02-28T13:59:00Z">
              <w:rPr>
                <w:rStyle w:val="Hipervnculo"/>
              </w:rPr>
            </w:rPrChange>
          </w:rPr>
          <w:delText>3.7.1</w:delText>
        </w:r>
        <w:r w:rsidDel="00B011E5">
          <w:rPr>
            <w:rFonts w:asciiTheme="minorHAnsi" w:eastAsiaTheme="minorEastAsia" w:hAnsiTheme="minorHAnsi"/>
            <w:sz w:val="22"/>
            <w:szCs w:val="22"/>
            <w:lang w:val="en-GB" w:eastAsia="en-GB"/>
          </w:rPr>
          <w:tab/>
        </w:r>
        <w:r w:rsidRPr="00B011E5" w:rsidDel="00B011E5">
          <w:rPr>
            <w:rPrChange w:id="516" w:author="rocio romero panero" w:date="2017-02-28T13:59:00Z">
              <w:rPr>
                <w:rStyle w:val="Hipervnculo"/>
              </w:rPr>
            </w:rPrChange>
          </w:rPr>
          <w:delText>GITHUB y SourceTree</w:delText>
        </w:r>
        <w:r w:rsidDel="00B011E5">
          <w:rPr>
            <w:webHidden/>
          </w:rPr>
          <w:tab/>
        </w:r>
        <w:r w:rsidR="00982F03" w:rsidDel="00B011E5">
          <w:rPr>
            <w:webHidden/>
          </w:rPr>
          <w:delText>24</w:delText>
        </w:r>
      </w:del>
    </w:p>
    <w:p w14:paraId="05441287" w14:textId="77777777" w:rsidR="0088417E" w:rsidDel="00B011E5" w:rsidRDefault="0088417E">
      <w:pPr>
        <w:pStyle w:val="TDC3"/>
        <w:rPr>
          <w:del w:id="517" w:author="rocio romero panero" w:date="2017-02-28T13:59:00Z"/>
          <w:rFonts w:asciiTheme="minorHAnsi" w:eastAsiaTheme="minorEastAsia" w:hAnsiTheme="minorHAnsi"/>
          <w:sz w:val="22"/>
          <w:szCs w:val="22"/>
          <w:lang w:val="en-GB" w:eastAsia="en-GB"/>
        </w:rPr>
      </w:pPr>
      <w:del w:id="518" w:author="rocio romero panero" w:date="2017-02-28T13:59:00Z">
        <w:r w:rsidRPr="00B011E5" w:rsidDel="00B011E5">
          <w:rPr>
            <w:rPrChange w:id="519" w:author="rocio romero panero" w:date="2017-02-28T13:59:00Z">
              <w:rPr>
                <w:rStyle w:val="Hipervnculo"/>
              </w:rPr>
            </w:rPrChange>
          </w:rPr>
          <w:delText>3.7.2</w:delText>
        </w:r>
        <w:r w:rsidDel="00B011E5">
          <w:rPr>
            <w:rFonts w:asciiTheme="minorHAnsi" w:eastAsiaTheme="minorEastAsia" w:hAnsiTheme="minorHAnsi"/>
            <w:sz w:val="22"/>
            <w:szCs w:val="22"/>
            <w:lang w:val="en-GB" w:eastAsia="en-GB"/>
          </w:rPr>
          <w:tab/>
        </w:r>
        <w:r w:rsidRPr="00B011E5" w:rsidDel="00B011E5">
          <w:rPr>
            <w:rPrChange w:id="520" w:author="rocio romero panero" w:date="2017-02-28T13:59:00Z">
              <w:rPr>
                <w:rStyle w:val="Hipervnculo"/>
              </w:rPr>
            </w:rPrChange>
          </w:rPr>
          <w:delText>Sublime Text 3</w:delText>
        </w:r>
        <w:r w:rsidDel="00B011E5">
          <w:rPr>
            <w:webHidden/>
          </w:rPr>
          <w:tab/>
        </w:r>
        <w:r w:rsidR="00982F03" w:rsidDel="00B011E5">
          <w:rPr>
            <w:webHidden/>
          </w:rPr>
          <w:delText>24</w:delText>
        </w:r>
      </w:del>
    </w:p>
    <w:p w14:paraId="1F876C62" w14:textId="77777777" w:rsidR="0088417E" w:rsidDel="00B011E5" w:rsidRDefault="0088417E">
      <w:pPr>
        <w:pStyle w:val="TDC3"/>
        <w:rPr>
          <w:del w:id="521" w:author="rocio romero panero" w:date="2017-02-28T13:59:00Z"/>
          <w:rFonts w:asciiTheme="minorHAnsi" w:eastAsiaTheme="minorEastAsia" w:hAnsiTheme="minorHAnsi"/>
          <w:sz w:val="22"/>
          <w:szCs w:val="22"/>
          <w:lang w:val="en-GB" w:eastAsia="en-GB"/>
        </w:rPr>
      </w:pPr>
      <w:del w:id="522" w:author="rocio romero panero" w:date="2017-02-28T13:59:00Z">
        <w:r w:rsidRPr="00B011E5" w:rsidDel="00B011E5">
          <w:rPr>
            <w:rPrChange w:id="523" w:author="rocio romero panero" w:date="2017-02-28T13:59:00Z">
              <w:rPr>
                <w:rStyle w:val="Hipervnculo"/>
              </w:rPr>
            </w:rPrChange>
          </w:rPr>
          <w:delText>3.7.3</w:delText>
        </w:r>
        <w:r w:rsidDel="00B011E5">
          <w:rPr>
            <w:rFonts w:asciiTheme="minorHAnsi" w:eastAsiaTheme="minorEastAsia" w:hAnsiTheme="minorHAnsi"/>
            <w:sz w:val="22"/>
            <w:szCs w:val="22"/>
            <w:lang w:val="en-GB" w:eastAsia="en-GB"/>
          </w:rPr>
          <w:tab/>
        </w:r>
        <w:r w:rsidRPr="00B011E5" w:rsidDel="00B011E5">
          <w:rPr>
            <w:rPrChange w:id="524" w:author="rocio romero panero" w:date="2017-02-28T13:59:00Z">
              <w:rPr>
                <w:rStyle w:val="Hipervnculo"/>
              </w:rPr>
            </w:rPrChange>
          </w:rPr>
          <w:delText>Robomongo</w:delText>
        </w:r>
        <w:r w:rsidDel="00B011E5">
          <w:rPr>
            <w:webHidden/>
          </w:rPr>
          <w:tab/>
        </w:r>
        <w:r w:rsidR="00982F03" w:rsidDel="00B011E5">
          <w:rPr>
            <w:webHidden/>
          </w:rPr>
          <w:delText>24</w:delText>
        </w:r>
      </w:del>
    </w:p>
    <w:p w14:paraId="2955ACF1" w14:textId="77777777" w:rsidR="0088417E" w:rsidDel="00B011E5" w:rsidRDefault="0088417E">
      <w:pPr>
        <w:pStyle w:val="TDC3"/>
        <w:rPr>
          <w:del w:id="525" w:author="rocio romero panero" w:date="2017-02-28T13:59:00Z"/>
          <w:rFonts w:asciiTheme="minorHAnsi" w:eastAsiaTheme="minorEastAsia" w:hAnsiTheme="minorHAnsi"/>
          <w:sz w:val="22"/>
          <w:szCs w:val="22"/>
          <w:lang w:val="en-GB" w:eastAsia="en-GB"/>
        </w:rPr>
      </w:pPr>
      <w:del w:id="526" w:author="rocio romero panero" w:date="2017-02-28T13:59:00Z">
        <w:r w:rsidRPr="00B011E5" w:rsidDel="00B011E5">
          <w:rPr>
            <w:rPrChange w:id="527" w:author="rocio romero panero" w:date="2017-02-28T13:59:00Z">
              <w:rPr>
                <w:rStyle w:val="Hipervnculo"/>
              </w:rPr>
            </w:rPrChange>
          </w:rPr>
          <w:delText>3.7.4</w:delText>
        </w:r>
        <w:r w:rsidDel="00B011E5">
          <w:rPr>
            <w:rFonts w:asciiTheme="minorHAnsi" w:eastAsiaTheme="minorEastAsia" w:hAnsiTheme="minorHAnsi"/>
            <w:sz w:val="22"/>
            <w:szCs w:val="22"/>
            <w:lang w:val="en-GB" w:eastAsia="en-GB"/>
          </w:rPr>
          <w:tab/>
        </w:r>
        <w:r w:rsidRPr="00B011E5" w:rsidDel="00B011E5">
          <w:rPr>
            <w:rPrChange w:id="528" w:author="rocio romero panero" w:date="2017-02-28T13:59:00Z">
              <w:rPr>
                <w:rStyle w:val="Hipervnculo"/>
              </w:rPr>
            </w:rPrChange>
          </w:rPr>
          <w:delText>Postman</w:delText>
        </w:r>
        <w:r w:rsidDel="00B011E5">
          <w:rPr>
            <w:webHidden/>
          </w:rPr>
          <w:tab/>
        </w:r>
        <w:r w:rsidR="00982F03" w:rsidDel="00B011E5">
          <w:rPr>
            <w:webHidden/>
          </w:rPr>
          <w:delText>24</w:delText>
        </w:r>
      </w:del>
    </w:p>
    <w:p w14:paraId="56D85C03" w14:textId="77777777" w:rsidR="0088417E" w:rsidDel="00B011E5" w:rsidRDefault="0088417E">
      <w:pPr>
        <w:pStyle w:val="TDC2"/>
        <w:rPr>
          <w:del w:id="529" w:author="rocio romero panero" w:date="2017-02-28T13:59:00Z"/>
          <w:rFonts w:asciiTheme="minorHAnsi" w:eastAsiaTheme="minorEastAsia" w:hAnsiTheme="minorHAnsi"/>
          <w:noProof/>
          <w:sz w:val="22"/>
          <w:lang w:val="en-GB" w:eastAsia="en-GB"/>
        </w:rPr>
      </w:pPr>
      <w:del w:id="530" w:author="rocio romero panero" w:date="2017-02-28T13:59:00Z">
        <w:r w:rsidRPr="00B011E5" w:rsidDel="00B011E5">
          <w:rPr>
            <w:noProof/>
            <w:rPrChange w:id="531" w:author="rocio romero panero" w:date="2017-02-28T13:59:00Z">
              <w:rPr>
                <w:rStyle w:val="Hipervnculo"/>
                <w:noProof/>
              </w:rPr>
            </w:rPrChange>
          </w:rPr>
          <w:delText>3.8</w:delText>
        </w:r>
        <w:r w:rsidDel="00B011E5">
          <w:rPr>
            <w:rFonts w:asciiTheme="minorHAnsi" w:eastAsiaTheme="minorEastAsia" w:hAnsiTheme="minorHAnsi"/>
            <w:noProof/>
            <w:sz w:val="22"/>
            <w:lang w:val="en-GB" w:eastAsia="en-GB"/>
          </w:rPr>
          <w:tab/>
        </w:r>
        <w:r w:rsidRPr="00B011E5" w:rsidDel="00B011E5">
          <w:rPr>
            <w:noProof/>
            <w:rPrChange w:id="532" w:author="rocio romero panero" w:date="2017-02-28T13:59:00Z">
              <w:rPr>
                <w:rStyle w:val="Hipervnculo"/>
                <w:noProof/>
              </w:rPr>
            </w:rPrChange>
          </w:rPr>
          <w:delText>Medidas de seguridad</w:delText>
        </w:r>
        <w:r w:rsidDel="00B011E5">
          <w:rPr>
            <w:noProof/>
            <w:webHidden/>
          </w:rPr>
          <w:tab/>
        </w:r>
        <w:r w:rsidR="00982F03" w:rsidDel="00B011E5">
          <w:rPr>
            <w:noProof/>
            <w:webHidden/>
          </w:rPr>
          <w:delText>25</w:delText>
        </w:r>
      </w:del>
    </w:p>
    <w:p w14:paraId="454EBD5A" w14:textId="77777777" w:rsidR="0088417E" w:rsidDel="00B011E5" w:rsidRDefault="0088417E">
      <w:pPr>
        <w:pStyle w:val="TDC3"/>
        <w:rPr>
          <w:del w:id="533" w:author="rocio romero panero" w:date="2017-02-28T13:59:00Z"/>
          <w:rFonts w:asciiTheme="minorHAnsi" w:eastAsiaTheme="minorEastAsia" w:hAnsiTheme="minorHAnsi"/>
          <w:sz w:val="22"/>
          <w:szCs w:val="22"/>
          <w:lang w:val="en-GB" w:eastAsia="en-GB"/>
        </w:rPr>
      </w:pPr>
      <w:del w:id="534" w:author="rocio romero panero" w:date="2017-02-28T13:59:00Z">
        <w:r w:rsidRPr="00B011E5" w:rsidDel="00B011E5">
          <w:rPr>
            <w:rPrChange w:id="535" w:author="rocio romero panero" w:date="2017-02-28T13:59:00Z">
              <w:rPr>
                <w:rStyle w:val="Hipervnculo"/>
              </w:rPr>
            </w:rPrChange>
          </w:rPr>
          <w:delText>3.8.1</w:delText>
        </w:r>
        <w:r w:rsidDel="00B011E5">
          <w:rPr>
            <w:rFonts w:asciiTheme="minorHAnsi" w:eastAsiaTheme="minorEastAsia" w:hAnsiTheme="minorHAnsi"/>
            <w:sz w:val="22"/>
            <w:szCs w:val="22"/>
            <w:lang w:val="en-GB" w:eastAsia="en-GB"/>
          </w:rPr>
          <w:tab/>
        </w:r>
        <w:r w:rsidRPr="00B011E5" w:rsidDel="00B011E5">
          <w:rPr>
            <w:rPrChange w:id="536" w:author="rocio romero panero" w:date="2017-02-28T13:59:00Z">
              <w:rPr>
                <w:rStyle w:val="Hipervnculo"/>
              </w:rPr>
            </w:rPrChange>
          </w:rPr>
          <w:delText>Archivo de configuración</w:delText>
        </w:r>
        <w:r w:rsidDel="00B011E5">
          <w:rPr>
            <w:webHidden/>
          </w:rPr>
          <w:tab/>
        </w:r>
        <w:r w:rsidR="00982F03" w:rsidDel="00B011E5">
          <w:rPr>
            <w:webHidden/>
          </w:rPr>
          <w:delText>26</w:delText>
        </w:r>
      </w:del>
    </w:p>
    <w:p w14:paraId="78C2EC80" w14:textId="77777777" w:rsidR="0088417E" w:rsidDel="00B011E5" w:rsidRDefault="0088417E">
      <w:pPr>
        <w:pStyle w:val="TDC3"/>
        <w:rPr>
          <w:del w:id="537" w:author="rocio romero panero" w:date="2017-02-28T13:59:00Z"/>
          <w:rFonts w:asciiTheme="minorHAnsi" w:eastAsiaTheme="minorEastAsia" w:hAnsiTheme="minorHAnsi"/>
          <w:sz w:val="22"/>
          <w:szCs w:val="22"/>
          <w:lang w:val="en-GB" w:eastAsia="en-GB"/>
        </w:rPr>
      </w:pPr>
      <w:del w:id="538" w:author="rocio romero panero" w:date="2017-02-28T13:59:00Z">
        <w:r w:rsidRPr="00B011E5" w:rsidDel="00B011E5">
          <w:rPr>
            <w:rPrChange w:id="539" w:author="rocio romero panero" w:date="2017-02-28T13:59:00Z">
              <w:rPr>
                <w:rStyle w:val="Hipervnculo"/>
              </w:rPr>
            </w:rPrChange>
          </w:rPr>
          <w:delText>3.8.2</w:delText>
        </w:r>
        <w:r w:rsidDel="00B011E5">
          <w:rPr>
            <w:rFonts w:asciiTheme="minorHAnsi" w:eastAsiaTheme="minorEastAsia" w:hAnsiTheme="minorHAnsi"/>
            <w:sz w:val="22"/>
            <w:szCs w:val="22"/>
            <w:lang w:val="en-GB" w:eastAsia="en-GB"/>
          </w:rPr>
          <w:tab/>
        </w:r>
        <w:r w:rsidRPr="00B011E5" w:rsidDel="00B011E5">
          <w:rPr>
            <w:rPrChange w:id="540" w:author="rocio romero panero" w:date="2017-02-28T13:59:00Z">
              <w:rPr>
                <w:rStyle w:val="Hipervnculo"/>
              </w:rPr>
            </w:rPrChange>
          </w:rPr>
          <w:delText>Registro en la aplicación</w:delText>
        </w:r>
        <w:r w:rsidDel="00B011E5">
          <w:rPr>
            <w:webHidden/>
          </w:rPr>
          <w:tab/>
        </w:r>
        <w:r w:rsidR="00982F03" w:rsidDel="00B011E5">
          <w:rPr>
            <w:webHidden/>
          </w:rPr>
          <w:delText>26</w:delText>
        </w:r>
      </w:del>
    </w:p>
    <w:p w14:paraId="68F7DD4A" w14:textId="77777777" w:rsidR="0088417E" w:rsidDel="00B011E5" w:rsidRDefault="0088417E">
      <w:pPr>
        <w:pStyle w:val="TDC3"/>
        <w:rPr>
          <w:del w:id="541" w:author="rocio romero panero" w:date="2017-02-28T13:59:00Z"/>
          <w:rFonts w:asciiTheme="minorHAnsi" w:eastAsiaTheme="minorEastAsia" w:hAnsiTheme="minorHAnsi"/>
          <w:sz w:val="22"/>
          <w:szCs w:val="22"/>
          <w:lang w:val="en-GB" w:eastAsia="en-GB"/>
        </w:rPr>
      </w:pPr>
      <w:del w:id="542" w:author="rocio romero panero" w:date="2017-02-28T13:59:00Z">
        <w:r w:rsidRPr="00B011E5" w:rsidDel="00B011E5">
          <w:rPr>
            <w:rPrChange w:id="543" w:author="rocio romero panero" w:date="2017-02-28T13:59:00Z">
              <w:rPr>
                <w:rStyle w:val="Hipervnculo"/>
              </w:rPr>
            </w:rPrChange>
          </w:rPr>
          <w:delText>3.8.3</w:delText>
        </w:r>
        <w:r w:rsidDel="00B011E5">
          <w:rPr>
            <w:rFonts w:asciiTheme="minorHAnsi" w:eastAsiaTheme="minorEastAsia" w:hAnsiTheme="minorHAnsi"/>
            <w:sz w:val="22"/>
            <w:szCs w:val="22"/>
            <w:lang w:val="en-GB" w:eastAsia="en-GB"/>
          </w:rPr>
          <w:tab/>
        </w:r>
        <w:r w:rsidRPr="00B011E5" w:rsidDel="00B011E5">
          <w:rPr>
            <w:rPrChange w:id="544" w:author="rocio romero panero" w:date="2017-02-28T13:59:00Z">
              <w:rPr>
                <w:rStyle w:val="Hipervnculo"/>
              </w:rPr>
            </w:rPrChange>
          </w:rPr>
          <w:delText>Token de acceso</w:delText>
        </w:r>
        <w:r w:rsidDel="00B011E5">
          <w:rPr>
            <w:webHidden/>
          </w:rPr>
          <w:tab/>
        </w:r>
        <w:r w:rsidR="00982F03" w:rsidDel="00B011E5">
          <w:rPr>
            <w:webHidden/>
          </w:rPr>
          <w:delText>26</w:delText>
        </w:r>
      </w:del>
    </w:p>
    <w:p w14:paraId="07F14437" w14:textId="77777777" w:rsidR="0088417E" w:rsidDel="00B011E5" w:rsidRDefault="0088417E">
      <w:pPr>
        <w:pStyle w:val="TDC3"/>
        <w:rPr>
          <w:del w:id="545" w:author="rocio romero panero" w:date="2017-02-28T13:59:00Z"/>
          <w:rFonts w:asciiTheme="minorHAnsi" w:eastAsiaTheme="minorEastAsia" w:hAnsiTheme="minorHAnsi"/>
          <w:sz w:val="22"/>
          <w:szCs w:val="22"/>
          <w:lang w:val="en-GB" w:eastAsia="en-GB"/>
        </w:rPr>
      </w:pPr>
      <w:del w:id="546" w:author="rocio romero panero" w:date="2017-02-28T13:59:00Z">
        <w:r w:rsidRPr="00B011E5" w:rsidDel="00B011E5">
          <w:rPr>
            <w:rPrChange w:id="547" w:author="rocio romero panero" w:date="2017-02-28T13:59:00Z">
              <w:rPr>
                <w:rStyle w:val="Hipervnculo"/>
              </w:rPr>
            </w:rPrChange>
          </w:rPr>
          <w:delText>3.8.4</w:delText>
        </w:r>
        <w:r w:rsidDel="00B011E5">
          <w:rPr>
            <w:rFonts w:asciiTheme="minorHAnsi" w:eastAsiaTheme="minorEastAsia" w:hAnsiTheme="minorHAnsi"/>
            <w:sz w:val="22"/>
            <w:szCs w:val="22"/>
            <w:lang w:val="en-GB" w:eastAsia="en-GB"/>
          </w:rPr>
          <w:tab/>
        </w:r>
        <w:r w:rsidRPr="00B011E5" w:rsidDel="00B011E5">
          <w:rPr>
            <w:rPrChange w:id="548" w:author="rocio romero panero" w:date="2017-02-28T13:59:00Z">
              <w:rPr>
                <w:rStyle w:val="Hipervnculo"/>
              </w:rPr>
            </w:rPrChange>
          </w:rPr>
          <w:delText>Autenticación</w:delText>
        </w:r>
        <w:r w:rsidDel="00B011E5">
          <w:rPr>
            <w:webHidden/>
          </w:rPr>
          <w:tab/>
        </w:r>
        <w:r w:rsidR="00982F03" w:rsidDel="00B011E5">
          <w:rPr>
            <w:webHidden/>
          </w:rPr>
          <w:delText>27</w:delText>
        </w:r>
      </w:del>
    </w:p>
    <w:p w14:paraId="4DD2ADC6" w14:textId="77777777" w:rsidR="0088417E" w:rsidDel="00B011E5" w:rsidRDefault="0088417E">
      <w:pPr>
        <w:pStyle w:val="TDC2"/>
        <w:rPr>
          <w:del w:id="549" w:author="rocio romero panero" w:date="2017-02-28T13:59:00Z"/>
          <w:rFonts w:asciiTheme="minorHAnsi" w:eastAsiaTheme="minorEastAsia" w:hAnsiTheme="minorHAnsi"/>
          <w:noProof/>
          <w:sz w:val="22"/>
          <w:lang w:val="en-GB" w:eastAsia="en-GB"/>
        </w:rPr>
      </w:pPr>
      <w:del w:id="550" w:author="rocio romero panero" w:date="2017-02-28T13:59:00Z">
        <w:r w:rsidRPr="00B011E5" w:rsidDel="00B011E5">
          <w:rPr>
            <w:noProof/>
            <w:rPrChange w:id="551" w:author="rocio romero panero" w:date="2017-02-28T13:59:00Z">
              <w:rPr>
                <w:rStyle w:val="Hipervnculo"/>
                <w:noProof/>
              </w:rPr>
            </w:rPrChange>
          </w:rPr>
          <w:delText>3.9</w:delText>
        </w:r>
        <w:r w:rsidDel="00B011E5">
          <w:rPr>
            <w:rFonts w:asciiTheme="minorHAnsi" w:eastAsiaTheme="minorEastAsia" w:hAnsiTheme="minorHAnsi"/>
            <w:noProof/>
            <w:sz w:val="22"/>
            <w:lang w:val="en-GB" w:eastAsia="en-GB"/>
          </w:rPr>
          <w:tab/>
        </w:r>
        <w:r w:rsidRPr="00B011E5" w:rsidDel="00B011E5">
          <w:rPr>
            <w:noProof/>
            <w:rPrChange w:id="552" w:author="rocio romero panero" w:date="2017-02-28T13:59:00Z">
              <w:rPr>
                <w:rStyle w:val="Hipervnculo"/>
                <w:noProof/>
              </w:rPr>
            </w:rPrChange>
          </w:rPr>
          <w:delText>Funcionalidades de la aplicación</w:delText>
        </w:r>
        <w:r w:rsidDel="00B011E5">
          <w:rPr>
            <w:noProof/>
            <w:webHidden/>
          </w:rPr>
          <w:tab/>
        </w:r>
        <w:r w:rsidR="00982F03" w:rsidDel="00B011E5">
          <w:rPr>
            <w:noProof/>
            <w:webHidden/>
          </w:rPr>
          <w:delText>27</w:delText>
        </w:r>
      </w:del>
    </w:p>
    <w:p w14:paraId="26615CD3" w14:textId="77777777" w:rsidR="0088417E" w:rsidDel="00B011E5" w:rsidRDefault="0088417E">
      <w:pPr>
        <w:pStyle w:val="TDC3"/>
        <w:rPr>
          <w:del w:id="553" w:author="rocio romero panero" w:date="2017-02-28T13:59:00Z"/>
          <w:rFonts w:asciiTheme="minorHAnsi" w:eastAsiaTheme="minorEastAsia" w:hAnsiTheme="minorHAnsi"/>
          <w:sz w:val="22"/>
          <w:szCs w:val="22"/>
          <w:lang w:val="en-GB" w:eastAsia="en-GB"/>
        </w:rPr>
      </w:pPr>
      <w:del w:id="554" w:author="rocio romero panero" w:date="2017-02-28T13:59:00Z">
        <w:r w:rsidRPr="00B011E5" w:rsidDel="00B011E5">
          <w:rPr>
            <w:rPrChange w:id="555" w:author="rocio romero panero" w:date="2017-02-28T13:59:00Z">
              <w:rPr>
                <w:rStyle w:val="Hipervnculo"/>
              </w:rPr>
            </w:rPrChange>
          </w:rPr>
          <w:delText>3.9.1</w:delText>
        </w:r>
        <w:r w:rsidDel="00B011E5">
          <w:rPr>
            <w:rFonts w:asciiTheme="minorHAnsi" w:eastAsiaTheme="minorEastAsia" w:hAnsiTheme="minorHAnsi"/>
            <w:sz w:val="22"/>
            <w:szCs w:val="22"/>
            <w:lang w:val="en-GB" w:eastAsia="en-GB"/>
          </w:rPr>
          <w:tab/>
        </w:r>
        <w:r w:rsidRPr="00B011E5" w:rsidDel="00B011E5">
          <w:rPr>
            <w:rPrChange w:id="556" w:author="rocio romero panero" w:date="2017-02-28T13:59:00Z">
              <w:rPr>
                <w:rStyle w:val="Hipervnculo"/>
              </w:rPr>
            </w:rPrChange>
          </w:rPr>
          <w:delText>Autenticación</w:delText>
        </w:r>
        <w:r w:rsidDel="00B011E5">
          <w:rPr>
            <w:webHidden/>
          </w:rPr>
          <w:tab/>
        </w:r>
        <w:r w:rsidR="00982F03" w:rsidDel="00B011E5">
          <w:rPr>
            <w:webHidden/>
          </w:rPr>
          <w:delText>28</w:delText>
        </w:r>
      </w:del>
    </w:p>
    <w:p w14:paraId="0032C09B" w14:textId="77777777" w:rsidR="0088417E" w:rsidDel="00B011E5" w:rsidRDefault="0088417E">
      <w:pPr>
        <w:pStyle w:val="TDC3"/>
        <w:rPr>
          <w:del w:id="557" w:author="rocio romero panero" w:date="2017-02-28T13:59:00Z"/>
          <w:rFonts w:asciiTheme="minorHAnsi" w:eastAsiaTheme="minorEastAsia" w:hAnsiTheme="minorHAnsi"/>
          <w:sz w:val="22"/>
          <w:szCs w:val="22"/>
          <w:lang w:val="en-GB" w:eastAsia="en-GB"/>
        </w:rPr>
      </w:pPr>
      <w:del w:id="558" w:author="rocio romero panero" w:date="2017-02-28T13:59:00Z">
        <w:r w:rsidRPr="00B011E5" w:rsidDel="00B011E5">
          <w:rPr>
            <w:rPrChange w:id="559" w:author="rocio romero panero" w:date="2017-02-28T13:59:00Z">
              <w:rPr>
                <w:rStyle w:val="Hipervnculo"/>
              </w:rPr>
            </w:rPrChange>
          </w:rPr>
          <w:delText>3.9.2</w:delText>
        </w:r>
        <w:r w:rsidDel="00B011E5">
          <w:rPr>
            <w:rFonts w:asciiTheme="minorHAnsi" w:eastAsiaTheme="minorEastAsia" w:hAnsiTheme="minorHAnsi"/>
            <w:sz w:val="22"/>
            <w:szCs w:val="22"/>
            <w:lang w:val="en-GB" w:eastAsia="en-GB"/>
          </w:rPr>
          <w:tab/>
        </w:r>
        <w:r w:rsidRPr="00B011E5" w:rsidDel="00B011E5">
          <w:rPr>
            <w:rPrChange w:id="560" w:author="rocio romero panero" w:date="2017-02-28T13:59:00Z">
              <w:rPr>
                <w:rStyle w:val="Hipervnculo"/>
              </w:rPr>
            </w:rPrChange>
          </w:rPr>
          <w:delText>Administración</w:delText>
        </w:r>
        <w:r w:rsidDel="00B011E5">
          <w:rPr>
            <w:webHidden/>
          </w:rPr>
          <w:tab/>
        </w:r>
        <w:r w:rsidR="00982F03" w:rsidDel="00B011E5">
          <w:rPr>
            <w:webHidden/>
          </w:rPr>
          <w:delText>30</w:delText>
        </w:r>
      </w:del>
    </w:p>
    <w:p w14:paraId="3613A565" w14:textId="77777777" w:rsidR="0088417E" w:rsidDel="00B011E5" w:rsidRDefault="0088417E">
      <w:pPr>
        <w:pStyle w:val="TDC3"/>
        <w:rPr>
          <w:del w:id="561" w:author="rocio romero panero" w:date="2017-02-28T13:59:00Z"/>
          <w:rFonts w:asciiTheme="minorHAnsi" w:eastAsiaTheme="minorEastAsia" w:hAnsiTheme="minorHAnsi"/>
          <w:sz w:val="22"/>
          <w:szCs w:val="22"/>
          <w:lang w:val="en-GB" w:eastAsia="en-GB"/>
        </w:rPr>
      </w:pPr>
      <w:del w:id="562" w:author="rocio romero panero" w:date="2017-02-28T13:59:00Z">
        <w:r w:rsidRPr="00B011E5" w:rsidDel="00B011E5">
          <w:rPr>
            <w:rPrChange w:id="563" w:author="rocio romero panero" w:date="2017-02-28T13:59:00Z">
              <w:rPr>
                <w:rStyle w:val="Hipervnculo"/>
              </w:rPr>
            </w:rPrChange>
          </w:rPr>
          <w:delText>3.9.3</w:delText>
        </w:r>
        <w:r w:rsidDel="00B011E5">
          <w:rPr>
            <w:rFonts w:asciiTheme="minorHAnsi" w:eastAsiaTheme="minorEastAsia" w:hAnsiTheme="minorHAnsi"/>
            <w:sz w:val="22"/>
            <w:szCs w:val="22"/>
            <w:lang w:val="en-GB" w:eastAsia="en-GB"/>
          </w:rPr>
          <w:tab/>
        </w:r>
        <w:r w:rsidRPr="00B011E5" w:rsidDel="00B011E5">
          <w:rPr>
            <w:rPrChange w:id="564" w:author="rocio romero panero" w:date="2017-02-28T13:59:00Z">
              <w:rPr>
                <w:rStyle w:val="Hipervnculo"/>
              </w:rPr>
            </w:rPrChange>
          </w:rPr>
          <w:delText>Test</w:delText>
        </w:r>
        <w:r w:rsidDel="00B011E5">
          <w:rPr>
            <w:webHidden/>
          </w:rPr>
          <w:tab/>
        </w:r>
        <w:r w:rsidR="00982F03" w:rsidDel="00B011E5">
          <w:rPr>
            <w:webHidden/>
          </w:rPr>
          <w:delText>37</w:delText>
        </w:r>
      </w:del>
    </w:p>
    <w:p w14:paraId="2ABCD82E" w14:textId="77777777" w:rsidR="0088417E" w:rsidDel="00B011E5" w:rsidRDefault="0088417E">
      <w:pPr>
        <w:pStyle w:val="TDC3"/>
        <w:rPr>
          <w:del w:id="565" w:author="rocio romero panero" w:date="2017-02-28T13:59:00Z"/>
          <w:rFonts w:asciiTheme="minorHAnsi" w:eastAsiaTheme="minorEastAsia" w:hAnsiTheme="minorHAnsi"/>
          <w:sz w:val="22"/>
          <w:szCs w:val="22"/>
          <w:lang w:val="en-GB" w:eastAsia="en-GB"/>
        </w:rPr>
      </w:pPr>
      <w:del w:id="566" w:author="rocio romero panero" w:date="2017-02-28T13:59:00Z">
        <w:r w:rsidRPr="00B011E5" w:rsidDel="00B011E5">
          <w:rPr>
            <w:rPrChange w:id="567" w:author="rocio romero panero" w:date="2017-02-28T13:59:00Z">
              <w:rPr>
                <w:rStyle w:val="Hipervnculo"/>
              </w:rPr>
            </w:rPrChange>
          </w:rPr>
          <w:delText>3.9.4</w:delText>
        </w:r>
        <w:r w:rsidDel="00B011E5">
          <w:rPr>
            <w:rFonts w:asciiTheme="minorHAnsi" w:eastAsiaTheme="minorEastAsia" w:hAnsiTheme="minorHAnsi"/>
            <w:sz w:val="22"/>
            <w:szCs w:val="22"/>
            <w:lang w:val="en-GB" w:eastAsia="en-GB"/>
          </w:rPr>
          <w:tab/>
        </w:r>
        <w:r w:rsidRPr="00B011E5" w:rsidDel="00B011E5">
          <w:rPr>
            <w:rPrChange w:id="568" w:author="rocio romero panero" w:date="2017-02-28T13:59:00Z">
              <w:rPr>
                <w:rStyle w:val="Hipervnculo"/>
              </w:rPr>
            </w:rPrChange>
          </w:rPr>
          <w:delText>Ranking</w:delText>
        </w:r>
        <w:r w:rsidDel="00B011E5">
          <w:rPr>
            <w:webHidden/>
          </w:rPr>
          <w:tab/>
        </w:r>
        <w:r w:rsidR="00982F03" w:rsidDel="00B011E5">
          <w:rPr>
            <w:webHidden/>
          </w:rPr>
          <w:delText>40</w:delText>
        </w:r>
      </w:del>
    </w:p>
    <w:p w14:paraId="29BE1F53" w14:textId="77777777" w:rsidR="0088417E" w:rsidDel="00B011E5" w:rsidRDefault="0088417E">
      <w:pPr>
        <w:pStyle w:val="TDC3"/>
        <w:rPr>
          <w:del w:id="569" w:author="rocio romero panero" w:date="2017-02-28T13:59:00Z"/>
          <w:rFonts w:asciiTheme="minorHAnsi" w:eastAsiaTheme="minorEastAsia" w:hAnsiTheme="minorHAnsi"/>
          <w:sz w:val="22"/>
          <w:szCs w:val="22"/>
          <w:lang w:val="en-GB" w:eastAsia="en-GB"/>
        </w:rPr>
      </w:pPr>
      <w:del w:id="570" w:author="rocio romero panero" w:date="2017-02-28T13:59:00Z">
        <w:r w:rsidRPr="00B011E5" w:rsidDel="00B011E5">
          <w:rPr>
            <w:rPrChange w:id="571" w:author="rocio romero panero" w:date="2017-02-28T13:59:00Z">
              <w:rPr>
                <w:rStyle w:val="Hipervnculo"/>
              </w:rPr>
            </w:rPrChange>
          </w:rPr>
          <w:delText>3.9.5</w:delText>
        </w:r>
        <w:r w:rsidDel="00B011E5">
          <w:rPr>
            <w:rFonts w:asciiTheme="minorHAnsi" w:eastAsiaTheme="minorEastAsia" w:hAnsiTheme="minorHAnsi"/>
            <w:sz w:val="22"/>
            <w:szCs w:val="22"/>
            <w:lang w:val="en-GB" w:eastAsia="en-GB"/>
          </w:rPr>
          <w:tab/>
        </w:r>
        <w:r w:rsidRPr="00B011E5" w:rsidDel="00B011E5">
          <w:rPr>
            <w:rPrChange w:id="572" w:author="rocio romero panero" w:date="2017-02-28T13:59:00Z">
              <w:rPr>
                <w:rStyle w:val="Hipervnculo"/>
              </w:rPr>
            </w:rPrChange>
          </w:rPr>
          <w:delText>Perfil</w:delText>
        </w:r>
        <w:r w:rsidDel="00B011E5">
          <w:rPr>
            <w:webHidden/>
          </w:rPr>
          <w:tab/>
        </w:r>
        <w:r w:rsidR="00982F03" w:rsidDel="00B011E5">
          <w:rPr>
            <w:webHidden/>
          </w:rPr>
          <w:delText>41</w:delText>
        </w:r>
      </w:del>
    </w:p>
    <w:p w14:paraId="7DC478FB" w14:textId="77777777" w:rsidR="0088417E" w:rsidDel="00B011E5" w:rsidRDefault="0088417E">
      <w:pPr>
        <w:pStyle w:val="TDC3"/>
        <w:rPr>
          <w:del w:id="573" w:author="rocio romero panero" w:date="2017-02-28T13:59:00Z"/>
          <w:rFonts w:asciiTheme="minorHAnsi" w:eastAsiaTheme="minorEastAsia" w:hAnsiTheme="minorHAnsi"/>
          <w:sz w:val="22"/>
          <w:szCs w:val="22"/>
          <w:lang w:val="en-GB" w:eastAsia="en-GB"/>
        </w:rPr>
      </w:pPr>
      <w:del w:id="574" w:author="rocio romero panero" w:date="2017-02-28T13:59:00Z">
        <w:r w:rsidRPr="00B011E5" w:rsidDel="00B011E5">
          <w:rPr>
            <w:rPrChange w:id="575" w:author="rocio romero panero" w:date="2017-02-28T13:59:00Z">
              <w:rPr>
                <w:rStyle w:val="Hipervnculo"/>
              </w:rPr>
            </w:rPrChange>
          </w:rPr>
          <w:delText>3.9.6</w:delText>
        </w:r>
        <w:r w:rsidDel="00B011E5">
          <w:rPr>
            <w:rFonts w:asciiTheme="minorHAnsi" w:eastAsiaTheme="minorEastAsia" w:hAnsiTheme="minorHAnsi"/>
            <w:sz w:val="22"/>
            <w:szCs w:val="22"/>
            <w:lang w:val="en-GB" w:eastAsia="en-GB"/>
          </w:rPr>
          <w:tab/>
        </w:r>
        <w:r w:rsidRPr="00B011E5" w:rsidDel="00B011E5">
          <w:rPr>
            <w:rPrChange w:id="576" w:author="rocio romero panero" w:date="2017-02-28T13:59:00Z">
              <w:rPr>
                <w:rStyle w:val="Hipervnculo"/>
              </w:rPr>
            </w:rPrChange>
          </w:rPr>
          <w:delText>Desconectar</w:delText>
        </w:r>
        <w:r w:rsidDel="00B011E5">
          <w:rPr>
            <w:webHidden/>
          </w:rPr>
          <w:tab/>
        </w:r>
        <w:r w:rsidR="00982F03" w:rsidDel="00B011E5">
          <w:rPr>
            <w:webHidden/>
          </w:rPr>
          <w:delText>42</w:delText>
        </w:r>
      </w:del>
    </w:p>
    <w:p w14:paraId="75624079" w14:textId="77777777" w:rsidR="0088417E" w:rsidDel="00B011E5" w:rsidRDefault="0088417E">
      <w:pPr>
        <w:pStyle w:val="TDC1"/>
        <w:tabs>
          <w:tab w:val="left" w:pos="709"/>
        </w:tabs>
        <w:rPr>
          <w:del w:id="577" w:author="rocio romero panero" w:date="2017-02-28T13:59:00Z"/>
          <w:rFonts w:asciiTheme="minorHAnsi" w:eastAsiaTheme="minorEastAsia" w:hAnsiTheme="minorHAnsi"/>
          <w:b w:val="0"/>
          <w:sz w:val="22"/>
          <w:lang w:val="en-GB" w:eastAsia="en-GB"/>
        </w:rPr>
      </w:pPr>
      <w:del w:id="578" w:author="rocio romero panero" w:date="2017-02-28T13:59:00Z">
        <w:r w:rsidRPr="00B011E5" w:rsidDel="00B011E5">
          <w:rPr>
            <w:rPrChange w:id="579" w:author="rocio romero panero" w:date="2017-02-28T13:59:00Z">
              <w:rPr>
                <w:rStyle w:val="Hipervnculo"/>
              </w:rPr>
            </w:rPrChange>
          </w:rPr>
          <w:delText>4</w:delText>
        </w:r>
        <w:r w:rsidDel="00B011E5">
          <w:rPr>
            <w:rFonts w:asciiTheme="minorHAnsi" w:eastAsiaTheme="minorEastAsia" w:hAnsiTheme="minorHAnsi"/>
            <w:b w:val="0"/>
            <w:sz w:val="22"/>
            <w:lang w:val="en-GB" w:eastAsia="en-GB"/>
          </w:rPr>
          <w:tab/>
        </w:r>
        <w:r w:rsidRPr="00B011E5" w:rsidDel="00B011E5">
          <w:rPr>
            <w:rPrChange w:id="580" w:author="rocio romero panero" w:date="2017-02-28T13:59:00Z">
              <w:rPr>
                <w:rStyle w:val="Hipervnculo"/>
              </w:rPr>
            </w:rPrChange>
          </w:rPr>
          <w:delText>Conclusiones y trabajos futuros</w:delText>
        </w:r>
        <w:r w:rsidDel="00B011E5">
          <w:rPr>
            <w:webHidden/>
          </w:rPr>
          <w:tab/>
        </w:r>
        <w:r w:rsidR="00982F03" w:rsidDel="00B011E5">
          <w:rPr>
            <w:webHidden/>
          </w:rPr>
          <w:delText>45</w:delText>
        </w:r>
      </w:del>
    </w:p>
    <w:p w14:paraId="55505592" w14:textId="77777777" w:rsidR="0088417E" w:rsidDel="00B011E5" w:rsidRDefault="0088417E">
      <w:pPr>
        <w:pStyle w:val="TDC2"/>
        <w:rPr>
          <w:del w:id="581" w:author="rocio romero panero" w:date="2017-02-28T13:59:00Z"/>
          <w:rFonts w:asciiTheme="minorHAnsi" w:eastAsiaTheme="minorEastAsia" w:hAnsiTheme="minorHAnsi"/>
          <w:noProof/>
          <w:sz w:val="22"/>
          <w:lang w:val="en-GB" w:eastAsia="en-GB"/>
        </w:rPr>
      </w:pPr>
      <w:del w:id="582" w:author="rocio romero panero" w:date="2017-02-28T13:59:00Z">
        <w:r w:rsidRPr="00B011E5" w:rsidDel="00B011E5">
          <w:rPr>
            <w:noProof/>
            <w:rPrChange w:id="583" w:author="rocio romero panero" w:date="2017-02-28T13:59:00Z">
              <w:rPr>
                <w:rStyle w:val="Hipervnculo"/>
                <w:noProof/>
              </w:rPr>
            </w:rPrChange>
          </w:rPr>
          <w:delText>4.1</w:delText>
        </w:r>
        <w:r w:rsidDel="00B011E5">
          <w:rPr>
            <w:rFonts w:asciiTheme="minorHAnsi" w:eastAsiaTheme="minorEastAsia" w:hAnsiTheme="minorHAnsi"/>
            <w:noProof/>
            <w:sz w:val="22"/>
            <w:lang w:val="en-GB" w:eastAsia="en-GB"/>
          </w:rPr>
          <w:tab/>
        </w:r>
        <w:r w:rsidRPr="00B011E5" w:rsidDel="00B011E5">
          <w:rPr>
            <w:noProof/>
            <w:rPrChange w:id="584" w:author="rocio romero panero" w:date="2017-02-28T13:59:00Z">
              <w:rPr>
                <w:rStyle w:val="Hipervnculo"/>
                <w:noProof/>
              </w:rPr>
            </w:rPrChange>
          </w:rPr>
          <w:delText>Conclusiones</w:delText>
        </w:r>
        <w:r w:rsidDel="00B011E5">
          <w:rPr>
            <w:noProof/>
            <w:webHidden/>
          </w:rPr>
          <w:tab/>
        </w:r>
        <w:r w:rsidR="00982F03" w:rsidDel="00B011E5">
          <w:rPr>
            <w:noProof/>
            <w:webHidden/>
          </w:rPr>
          <w:delText>45</w:delText>
        </w:r>
      </w:del>
    </w:p>
    <w:p w14:paraId="05EFA65F" w14:textId="77777777" w:rsidR="0088417E" w:rsidDel="00B011E5" w:rsidRDefault="0088417E">
      <w:pPr>
        <w:pStyle w:val="TDC2"/>
        <w:rPr>
          <w:del w:id="585" w:author="rocio romero panero" w:date="2017-02-28T13:59:00Z"/>
          <w:rFonts w:asciiTheme="minorHAnsi" w:eastAsiaTheme="minorEastAsia" w:hAnsiTheme="minorHAnsi"/>
          <w:noProof/>
          <w:sz w:val="22"/>
          <w:lang w:val="en-GB" w:eastAsia="en-GB"/>
        </w:rPr>
      </w:pPr>
      <w:del w:id="586" w:author="rocio romero panero" w:date="2017-02-28T13:59:00Z">
        <w:r w:rsidRPr="00B011E5" w:rsidDel="00B011E5">
          <w:rPr>
            <w:noProof/>
            <w:rPrChange w:id="587" w:author="rocio romero panero" w:date="2017-02-28T13:59:00Z">
              <w:rPr>
                <w:rStyle w:val="Hipervnculo"/>
                <w:noProof/>
              </w:rPr>
            </w:rPrChange>
          </w:rPr>
          <w:delText>4.2</w:delText>
        </w:r>
        <w:r w:rsidDel="00B011E5">
          <w:rPr>
            <w:rFonts w:asciiTheme="minorHAnsi" w:eastAsiaTheme="minorEastAsia" w:hAnsiTheme="minorHAnsi"/>
            <w:noProof/>
            <w:sz w:val="22"/>
            <w:lang w:val="en-GB" w:eastAsia="en-GB"/>
          </w:rPr>
          <w:tab/>
        </w:r>
        <w:r w:rsidRPr="00B011E5" w:rsidDel="00B011E5">
          <w:rPr>
            <w:noProof/>
            <w:rPrChange w:id="588" w:author="rocio romero panero" w:date="2017-02-28T13:59:00Z">
              <w:rPr>
                <w:rStyle w:val="Hipervnculo"/>
                <w:noProof/>
              </w:rPr>
            </w:rPrChange>
          </w:rPr>
          <w:delText>Trabajos futuros</w:delText>
        </w:r>
        <w:r w:rsidDel="00B011E5">
          <w:rPr>
            <w:noProof/>
            <w:webHidden/>
          </w:rPr>
          <w:tab/>
        </w:r>
        <w:r w:rsidR="00982F03" w:rsidDel="00B011E5">
          <w:rPr>
            <w:noProof/>
            <w:webHidden/>
          </w:rPr>
          <w:delText>46</w:delText>
        </w:r>
      </w:del>
    </w:p>
    <w:p w14:paraId="55CE464E" w14:textId="77777777" w:rsidR="0088417E" w:rsidDel="00B011E5" w:rsidRDefault="0088417E">
      <w:pPr>
        <w:pStyle w:val="TDC1"/>
        <w:rPr>
          <w:del w:id="589" w:author="rocio romero panero" w:date="2017-02-28T13:59:00Z"/>
          <w:rFonts w:asciiTheme="minorHAnsi" w:eastAsiaTheme="minorEastAsia" w:hAnsiTheme="minorHAnsi"/>
          <w:b w:val="0"/>
          <w:sz w:val="22"/>
          <w:lang w:val="en-GB" w:eastAsia="en-GB"/>
        </w:rPr>
      </w:pPr>
      <w:del w:id="590" w:author="rocio romero panero" w:date="2017-02-28T13:59:00Z">
        <w:r w:rsidRPr="00B011E5" w:rsidDel="00B011E5">
          <w:rPr>
            <w:rPrChange w:id="591" w:author="rocio romero panero" w:date="2017-02-28T13:59:00Z">
              <w:rPr>
                <w:rStyle w:val="Hipervnculo"/>
              </w:rPr>
            </w:rPrChange>
          </w:rPr>
          <w:delText>Bibliografía</w:delText>
        </w:r>
        <w:r w:rsidDel="00B011E5">
          <w:rPr>
            <w:webHidden/>
          </w:rPr>
          <w:tab/>
        </w:r>
        <w:r w:rsidR="00982F03" w:rsidDel="00B011E5">
          <w:rPr>
            <w:webHidden/>
          </w:rPr>
          <w:delText>49</w:delText>
        </w:r>
      </w:del>
    </w:p>
    <w:p w14:paraId="656BF63A" w14:textId="77777777" w:rsidR="0088417E" w:rsidDel="00B011E5" w:rsidRDefault="0088417E">
      <w:pPr>
        <w:pStyle w:val="TDC1"/>
        <w:tabs>
          <w:tab w:val="left" w:pos="1320"/>
        </w:tabs>
        <w:rPr>
          <w:del w:id="592" w:author="rocio romero panero" w:date="2017-02-28T13:59:00Z"/>
          <w:rFonts w:asciiTheme="minorHAnsi" w:eastAsiaTheme="minorEastAsia" w:hAnsiTheme="minorHAnsi"/>
          <w:b w:val="0"/>
          <w:sz w:val="22"/>
          <w:lang w:val="en-GB" w:eastAsia="en-GB"/>
        </w:rPr>
      </w:pPr>
      <w:del w:id="593" w:author="rocio romero panero" w:date="2017-02-28T13:59:00Z">
        <w:r w:rsidRPr="00B011E5" w:rsidDel="00B011E5">
          <w:rPr>
            <w:rPrChange w:id="594" w:author="rocio romero panero" w:date="2017-02-28T13:59:00Z">
              <w:rPr>
                <w:rStyle w:val="Hipervnculo"/>
              </w:rPr>
            </w:rPrChange>
          </w:rPr>
          <w:delText>Anexo A.</w:delText>
        </w:r>
        <w:r w:rsidDel="00B011E5">
          <w:rPr>
            <w:rFonts w:asciiTheme="minorHAnsi" w:eastAsiaTheme="minorEastAsia" w:hAnsiTheme="minorHAnsi"/>
            <w:b w:val="0"/>
            <w:sz w:val="22"/>
            <w:lang w:val="en-GB" w:eastAsia="en-GB"/>
          </w:rPr>
          <w:tab/>
        </w:r>
        <w:r w:rsidRPr="00B011E5" w:rsidDel="00B011E5">
          <w:rPr>
            <w:rPrChange w:id="595" w:author="rocio romero panero" w:date="2017-02-28T13:59:00Z">
              <w:rPr>
                <w:rStyle w:val="Hipervnculo"/>
              </w:rPr>
            </w:rPrChange>
          </w:rPr>
          <w:delText>Manual de usuario</w:delText>
        </w:r>
        <w:r w:rsidDel="00B011E5">
          <w:rPr>
            <w:webHidden/>
          </w:rPr>
          <w:tab/>
        </w:r>
        <w:r w:rsidR="00982F03" w:rsidDel="00B011E5">
          <w:rPr>
            <w:webHidden/>
          </w:rPr>
          <w:delText>51</w:delText>
        </w:r>
      </w:del>
    </w:p>
    <w:p w14:paraId="79D1EB61" w14:textId="77777777" w:rsidR="0088417E" w:rsidDel="00B011E5" w:rsidRDefault="0088417E">
      <w:pPr>
        <w:pStyle w:val="TDC2"/>
        <w:rPr>
          <w:del w:id="596" w:author="rocio romero panero" w:date="2017-02-28T13:59:00Z"/>
          <w:rFonts w:asciiTheme="minorHAnsi" w:eastAsiaTheme="minorEastAsia" w:hAnsiTheme="minorHAnsi"/>
          <w:noProof/>
          <w:sz w:val="22"/>
          <w:lang w:val="en-GB" w:eastAsia="en-GB"/>
        </w:rPr>
      </w:pPr>
      <w:del w:id="597" w:author="rocio romero panero" w:date="2017-02-28T13:59:00Z">
        <w:r w:rsidRPr="00B011E5" w:rsidDel="00B011E5">
          <w:rPr>
            <w:noProof/>
            <w:rPrChange w:id="598" w:author="rocio romero panero" w:date="2017-02-28T13:59:00Z">
              <w:rPr>
                <w:rStyle w:val="Hipervnculo"/>
                <w:noProof/>
              </w:rPr>
            </w:rPrChange>
          </w:rPr>
          <w:delText>A.1</w:delText>
        </w:r>
        <w:r w:rsidDel="00B011E5">
          <w:rPr>
            <w:rFonts w:asciiTheme="minorHAnsi" w:eastAsiaTheme="minorEastAsia" w:hAnsiTheme="minorHAnsi"/>
            <w:noProof/>
            <w:sz w:val="22"/>
            <w:lang w:val="en-GB" w:eastAsia="en-GB"/>
          </w:rPr>
          <w:tab/>
        </w:r>
        <w:r w:rsidRPr="00B011E5" w:rsidDel="00B011E5">
          <w:rPr>
            <w:noProof/>
            <w:rPrChange w:id="599" w:author="rocio romero panero" w:date="2017-02-28T13:59:00Z">
              <w:rPr>
                <w:rStyle w:val="Hipervnculo"/>
                <w:noProof/>
              </w:rPr>
            </w:rPrChange>
          </w:rPr>
          <w:delText>Parte servidor</w:delText>
        </w:r>
        <w:r w:rsidDel="00B011E5">
          <w:rPr>
            <w:noProof/>
            <w:webHidden/>
          </w:rPr>
          <w:tab/>
        </w:r>
        <w:r w:rsidR="00982F03" w:rsidDel="00B011E5">
          <w:rPr>
            <w:noProof/>
            <w:webHidden/>
          </w:rPr>
          <w:delText>51</w:delText>
        </w:r>
      </w:del>
    </w:p>
    <w:p w14:paraId="053FE00D" w14:textId="77777777" w:rsidR="0088417E" w:rsidDel="00B011E5" w:rsidRDefault="0088417E">
      <w:pPr>
        <w:pStyle w:val="TDC3"/>
        <w:rPr>
          <w:del w:id="600" w:author="rocio romero panero" w:date="2017-02-28T13:59:00Z"/>
          <w:rFonts w:asciiTheme="minorHAnsi" w:eastAsiaTheme="minorEastAsia" w:hAnsiTheme="minorHAnsi"/>
          <w:sz w:val="22"/>
          <w:szCs w:val="22"/>
          <w:lang w:val="en-GB" w:eastAsia="en-GB"/>
        </w:rPr>
      </w:pPr>
      <w:del w:id="601" w:author="rocio romero panero" w:date="2017-02-28T13:59:00Z">
        <w:r w:rsidRPr="00B011E5" w:rsidDel="00B011E5">
          <w:rPr>
            <w:rPrChange w:id="602" w:author="rocio romero panero" w:date="2017-02-28T13:59:00Z">
              <w:rPr>
                <w:rStyle w:val="Hipervnculo"/>
              </w:rPr>
            </w:rPrChange>
          </w:rPr>
          <w:delText>A.1.1.</w:delText>
        </w:r>
        <w:r w:rsidDel="00B011E5">
          <w:rPr>
            <w:rFonts w:asciiTheme="minorHAnsi" w:eastAsiaTheme="minorEastAsia" w:hAnsiTheme="minorHAnsi"/>
            <w:sz w:val="22"/>
            <w:szCs w:val="22"/>
            <w:lang w:val="en-GB" w:eastAsia="en-GB"/>
          </w:rPr>
          <w:tab/>
        </w:r>
        <w:r w:rsidRPr="00B011E5" w:rsidDel="00B011E5">
          <w:rPr>
            <w:rPrChange w:id="603" w:author="rocio romero panero" w:date="2017-02-28T13:59:00Z">
              <w:rPr>
                <w:rStyle w:val="Hipervnculo"/>
              </w:rPr>
            </w:rPrChange>
          </w:rPr>
          <w:delText>Node.JS</w:delText>
        </w:r>
        <w:r w:rsidDel="00B011E5">
          <w:rPr>
            <w:webHidden/>
          </w:rPr>
          <w:tab/>
        </w:r>
        <w:r w:rsidR="00982F03" w:rsidDel="00B011E5">
          <w:rPr>
            <w:webHidden/>
          </w:rPr>
          <w:delText>51</w:delText>
        </w:r>
      </w:del>
    </w:p>
    <w:p w14:paraId="7E831747" w14:textId="77777777" w:rsidR="0088417E" w:rsidDel="00B011E5" w:rsidRDefault="0088417E">
      <w:pPr>
        <w:pStyle w:val="TDC3"/>
        <w:rPr>
          <w:del w:id="604" w:author="rocio romero panero" w:date="2017-02-28T13:59:00Z"/>
          <w:rFonts w:asciiTheme="minorHAnsi" w:eastAsiaTheme="minorEastAsia" w:hAnsiTheme="minorHAnsi"/>
          <w:sz w:val="22"/>
          <w:szCs w:val="22"/>
          <w:lang w:val="en-GB" w:eastAsia="en-GB"/>
        </w:rPr>
      </w:pPr>
      <w:del w:id="605" w:author="rocio romero panero" w:date="2017-02-28T13:59:00Z">
        <w:r w:rsidRPr="00B011E5" w:rsidDel="00B011E5">
          <w:rPr>
            <w:rPrChange w:id="606" w:author="rocio romero panero" w:date="2017-02-28T13:59:00Z">
              <w:rPr>
                <w:rStyle w:val="Hipervnculo"/>
              </w:rPr>
            </w:rPrChange>
          </w:rPr>
          <w:delText>A.1.2.</w:delText>
        </w:r>
        <w:r w:rsidDel="00B011E5">
          <w:rPr>
            <w:rFonts w:asciiTheme="minorHAnsi" w:eastAsiaTheme="minorEastAsia" w:hAnsiTheme="minorHAnsi"/>
            <w:sz w:val="22"/>
            <w:szCs w:val="22"/>
            <w:lang w:val="en-GB" w:eastAsia="en-GB"/>
          </w:rPr>
          <w:tab/>
        </w:r>
        <w:r w:rsidRPr="00B011E5" w:rsidDel="00B011E5">
          <w:rPr>
            <w:rPrChange w:id="607" w:author="rocio romero panero" w:date="2017-02-28T13:59:00Z">
              <w:rPr>
                <w:rStyle w:val="Hipervnculo"/>
              </w:rPr>
            </w:rPrChange>
          </w:rPr>
          <w:delText>MongoDB</w:delText>
        </w:r>
        <w:r w:rsidDel="00B011E5">
          <w:rPr>
            <w:webHidden/>
          </w:rPr>
          <w:tab/>
        </w:r>
        <w:r w:rsidR="00982F03" w:rsidDel="00B011E5">
          <w:rPr>
            <w:webHidden/>
          </w:rPr>
          <w:delText>51</w:delText>
        </w:r>
      </w:del>
    </w:p>
    <w:p w14:paraId="062106B7" w14:textId="77777777" w:rsidR="0088417E" w:rsidDel="00B011E5" w:rsidRDefault="0088417E">
      <w:pPr>
        <w:pStyle w:val="TDC3"/>
        <w:rPr>
          <w:del w:id="608" w:author="rocio romero panero" w:date="2017-02-28T13:59:00Z"/>
          <w:rFonts w:asciiTheme="minorHAnsi" w:eastAsiaTheme="minorEastAsia" w:hAnsiTheme="minorHAnsi"/>
          <w:sz w:val="22"/>
          <w:szCs w:val="22"/>
          <w:lang w:val="en-GB" w:eastAsia="en-GB"/>
        </w:rPr>
      </w:pPr>
      <w:del w:id="609" w:author="rocio romero panero" w:date="2017-02-28T13:59:00Z">
        <w:r w:rsidRPr="00B011E5" w:rsidDel="00B011E5">
          <w:rPr>
            <w:rPrChange w:id="610" w:author="rocio romero panero" w:date="2017-02-28T13:59:00Z">
              <w:rPr>
                <w:rStyle w:val="Hipervnculo"/>
              </w:rPr>
            </w:rPrChange>
          </w:rPr>
          <w:delText>A.1.3.</w:delText>
        </w:r>
        <w:r w:rsidDel="00B011E5">
          <w:rPr>
            <w:rFonts w:asciiTheme="minorHAnsi" w:eastAsiaTheme="minorEastAsia" w:hAnsiTheme="minorHAnsi"/>
            <w:sz w:val="22"/>
            <w:szCs w:val="22"/>
            <w:lang w:val="en-GB" w:eastAsia="en-GB"/>
          </w:rPr>
          <w:tab/>
        </w:r>
        <w:r w:rsidRPr="00B011E5" w:rsidDel="00B011E5">
          <w:rPr>
            <w:rPrChange w:id="611" w:author="rocio romero panero" w:date="2017-02-28T13:59:00Z">
              <w:rPr>
                <w:rStyle w:val="Hipervnculo"/>
              </w:rPr>
            </w:rPrChange>
          </w:rPr>
          <w:delText>Express</w:delText>
        </w:r>
        <w:r w:rsidDel="00B011E5">
          <w:rPr>
            <w:webHidden/>
          </w:rPr>
          <w:tab/>
        </w:r>
        <w:r w:rsidR="00982F03" w:rsidDel="00B011E5">
          <w:rPr>
            <w:webHidden/>
          </w:rPr>
          <w:delText>52</w:delText>
        </w:r>
      </w:del>
    </w:p>
    <w:p w14:paraId="3C0B6123" w14:textId="77777777" w:rsidR="0088417E" w:rsidDel="00B011E5" w:rsidRDefault="0088417E">
      <w:pPr>
        <w:pStyle w:val="TDC3"/>
        <w:rPr>
          <w:del w:id="612" w:author="rocio romero panero" w:date="2017-02-28T13:59:00Z"/>
          <w:rFonts w:asciiTheme="minorHAnsi" w:eastAsiaTheme="minorEastAsia" w:hAnsiTheme="minorHAnsi"/>
          <w:sz w:val="22"/>
          <w:szCs w:val="22"/>
          <w:lang w:val="en-GB" w:eastAsia="en-GB"/>
        </w:rPr>
      </w:pPr>
      <w:del w:id="613" w:author="rocio romero panero" w:date="2017-02-28T13:59:00Z">
        <w:r w:rsidRPr="00B011E5" w:rsidDel="00B011E5">
          <w:rPr>
            <w:rPrChange w:id="614" w:author="rocio romero panero" w:date="2017-02-28T13:59:00Z">
              <w:rPr>
                <w:rStyle w:val="Hipervnculo"/>
              </w:rPr>
            </w:rPrChange>
          </w:rPr>
          <w:delText>A.1.4.</w:delText>
        </w:r>
        <w:r w:rsidDel="00B011E5">
          <w:rPr>
            <w:rFonts w:asciiTheme="minorHAnsi" w:eastAsiaTheme="minorEastAsia" w:hAnsiTheme="minorHAnsi"/>
            <w:sz w:val="22"/>
            <w:szCs w:val="22"/>
            <w:lang w:val="en-GB" w:eastAsia="en-GB"/>
          </w:rPr>
          <w:tab/>
        </w:r>
        <w:r w:rsidRPr="00B011E5" w:rsidDel="00B011E5">
          <w:rPr>
            <w:rPrChange w:id="615" w:author="rocio romero panero" w:date="2017-02-28T13:59:00Z">
              <w:rPr>
                <w:rStyle w:val="Hipervnculo"/>
              </w:rPr>
            </w:rPrChange>
          </w:rPr>
          <w:delText>Npm</w:delText>
        </w:r>
        <w:r w:rsidDel="00B011E5">
          <w:rPr>
            <w:webHidden/>
          </w:rPr>
          <w:tab/>
        </w:r>
        <w:r w:rsidR="00982F03" w:rsidDel="00B011E5">
          <w:rPr>
            <w:webHidden/>
          </w:rPr>
          <w:delText>53</w:delText>
        </w:r>
      </w:del>
    </w:p>
    <w:p w14:paraId="1B9A6092" w14:textId="77777777" w:rsidR="0088417E" w:rsidDel="00B011E5" w:rsidRDefault="0088417E">
      <w:pPr>
        <w:pStyle w:val="TDC2"/>
        <w:rPr>
          <w:del w:id="616" w:author="rocio romero panero" w:date="2017-02-28T13:59:00Z"/>
          <w:rFonts w:asciiTheme="minorHAnsi" w:eastAsiaTheme="minorEastAsia" w:hAnsiTheme="minorHAnsi"/>
          <w:noProof/>
          <w:sz w:val="22"/>
          <w:lang w:val="en-GB" w:eastAsia="en-GB"/>
        </w:rPr>
      </w:pPr>
      <w:del w:id="617" w:author="rocio romero panero" w:date="2017-02-28T13:59:00Z">
        <w:r w:rsidRPr="00B011E5" w:rsidDel="00B011E5">
          <w:rPr>
            <w:noProof/>
            <w:rPrChange w:id="618" w:author="rocio romero panero" w:date="2017-02-28T13:59:00Z">
              <w:rPr>
                <w:rStyle w:val="Hipervnculo"/>
                <w:noProof/>
              </w:rPr>
            </w:rPrChange>
          </w:rPr>
          <w:delText>A.2</w:delText>
        </w:r>
        <w:r w:rsidDel="00B011E5">
          <w:rPr>
            <w:rFonts w:asciiTheme="minorHAnsi" w:eastAsiaTheme="minorEastAsia" w:hAnsiTheme="minorHAnsi"/>
            <w:noProof/>
            <w:sz w:val="22"/>
            <w:lang w:val="en-GB" w:eastAsia="en-GB"/>
          </w:rPr>
          <w:tab/>
        </w:r>
        <w:r w:rsidRPr="00B011E5" w:rsidDel="00B011E5">
          <w:rPr>
            <w:noProof/>
            <w:rPrChange w:id="619" w:author="rocio romero panero" w:date="2017-02-28T13:59:00Z">
              <w:rPr>
                <w:rStyle w:val="Hipervnculo"/>
                <w:noProof/>
              </w:rPr>
            </w:rPrChange>
          </w:rPr>
          <w:delText>Parte cliente</w:delText>
        </w:r>
        <w:r w:rsidDel="00B011E5">
          <w:rPr>
            <w:noProof/>
            <w:webHidden/>
          </w:rPr>
          <w:tab/>
        </w:r>
        <w:r w:rsidR="00982F03" w:rsidDel="00B011E5">
          <w:rPr>
            <w:noProof/>
            <w:webHidden/>
          </w:rPr>
          <w:delText>53</w:delText>
        </w:r>
      </w:del>
    </w:p>
    <w:p w14:paraId="0C778740" w14:textId="77777777" w:rsidR="0088417E" w:rsidDel="00B011E5" w:rsidRDefault="0088417E">
      <w:pPr>
        <w:pStyle w:val="TDC3"/>
        <w:rPr>
          <w:del w:id="620" w:author="rocio romero panero" w:date="2017-02-28T13:59:00Z"/>
          <w:rFonts w:asciiTheme="minorHAnsi" w:eastAsiaTheme="minorEastAsia" w:hAnsiTheme="minorHAnsi"/>
          <w:sz w:val="22"/>
          <w:szCs w:val="22"/>
          <w:lang w:val="en-GB" w:eastAsia="en-GB"/>
        </w:rPr>
      </w:pPr>
      <w:del w:id="621" w:author="rocio romero panero" w:date="2017-02-28T13:59:00Z">
        <w:r w:rsidRPr="00B011E5" w:rsidDel="00B011E5">
          <w:rPr>
            <w:rPrChange w:id="622" w:author="rocio romero panero" w:date="2017-02-28T13:59:00Z">
              <w:rPr>
                <w:rStyle w:val="Hipervnculo"/>
              </w:rPr>
            </w:rPrChange>
          </w:rPr>
          <w:delText>A.2.1.</w:delText>
        </w:r>
        <w:r w:rsidDel="00B011E5">
          <w:rPr>
            <w:rFonts w:asciiTheme="minorHAnsi" w:eastAsiaTheme="minorEastAsia" w:hAnsiTheme="minorHAnsi"/>
            <w:sz w:val="22"/>
            <w:szCs w:val="22"/>
            <w:lang w:val="en-GB" w:eastAsia="en-GB"/>
          </w:rPr>
          <w:tab/>
        </w:r>
        <w:r w:rsidRPr="00B011E5" w:rsidDel="00B011E5">
          <w:rPr>
            <w:rPrChange w:id="623" w:author="rocio romero panero" w:date="2017-02-28T13:59:00Z">
              <w:rPr>
                <w:rStyle w:val="Hipervnculo"/>
              </w:rPr>
            </w:rPrChange>
          </w:rPr>
          <w:delText>Ionic</w:delText>
        </w:r>
        <w:r w:rsidDel="00B011E5">
          <w:rPr>
            <w:webHidden/>
          </w:rPr>
          <w:tab/>
        </w:r>
        <w:r w:rsidR="00982F03" w:rsidDel="00B011E5">
          <w:rPr>
            <w:webHidden/>
          </w:rPr>
          <w:delText>53</w:delText>
        </w:r>
      </w:del>
    </w:p>
    <w:p w14:paraId="608C5D4B" w14:textId="77777777" w:rsidR="0088417E" w:rsidDel="00B011E5" w:rsidRDefault="0088417E">
      <w:pPr>
        <w:pStyle w:val="TDC1"/>
        <w:tabs>
          <w:tab w:val="left" w:pos="1320"/>
        </w:tabs>
        <w:rPr>
          <w:del w:id="624" w:author="rocio romero panero" w:date="2017-02-28T13:59:00Z"/>
          <w:rFonts w:asciiTheme="minorHAnsi" w:eastAsiaTheme="minorEastAsia" w:hAnsiTheme="minorHAnsi"/>
          <w:b w:val="0"/>
          <w:sz w:val="22"/>
          <w:lang w:val="en-GB" w:eastAsia="en-GB"/>
        </w:rPr>
      </w:pPr>
      <w:del w:id="625" w:author="rocio romero panero" w:date="2017-02-28T13:59:00Z">
        <w:r w:rsidRPr="00B011E5" w:rsidDel="00B011E5">
          <w:rPr>
            <w:rPrChange w:id="626" w:author="rocio romero panero" w:date="2017-02-28T13:59:00Z">
              <w:rPr>
                <w:rStyle w:val="Hipervnculo"/>
              </w:rPr>
            </w:rPrChange>
          </w:rPr>
          <w:delText>Anexo B.</w:delText>
        </w:r>
        <w:r w:rsidDel="00B011E5">
          <w:rPr>
            <w:rFonts w:asciiTheme="minorHAnsi" w:eastAsiaTheme="minorEastAsia" w:hAnsiTheme="minorHAnsi"/>
            <w:b w:val="0"/>
            <w:sz w:val="22"/>
            <w:lang w:val="en-GB" w:eastAsia="en-GB"/>
          </w:rPr>
          <w:tab/>
        </w:r>
        <w:r w:rsidRPr="00B011E5" w:rsidDel="00B011E5">
          <w:rPr>
            <w:rPrChange w:id="627" w:author="rocio romero panero" w:date="2017-02-28T13:59:00Z">
              <w:rPr>
                <w:rStyle w:val="Hipervnculo"/>
              </w:rPr>
            </w:rPrChange>
          </w:rPr>
          <w:delText>Recortar audio</w:delText>
        </w:r>
        <w:r w:rsidDel="00B011E5">
          <w:rPr>
            <w:webHidden/>
          </w:rPr>
          <w:tab/>
        </w:r>
        <w:r w:rsidR="00982F03" w:rsidDel="00B011E5">
          <w:rPr>
            <w:webHidden/>
          </w:rPr>
          <w:delText>55</w:delText>
        </w:r>
      </w:del>
    </w:p>
    <w:p w14:paraId="03E3E52F" w14:textId="77777777" w:rsidR="0088417E" w:rsidDel="00B011E5" w:rsidRDefault="0088417E">
      <w:pPr>
        <w:pStyle w:val="TDC1"/>
        <w:tabs>
          <w:tab w:val="left" w:pos="1320"/>
        </w:tabs>
        <w:rPr>
          <w:del w:id="628" w:author="rocio romero panero" w:date="2017-02-28T13:59:00Z"/>
          <w:rFonts w:asciiTheme="minorHAnsi" w:eastAsiaTheme="minorEastAsia" w:hAnsiTheme="minorHAnsi"/>
          <w:b w:val="0"/>
          <w:sz w:val="22"/>
          <w:lang w:val="en-GB" w:eastAsia="en-GB"/>
        </w:rPr>
      </w:pPr>
      <w:del w:id="629" w:author="rocio romero panero" w:date="2017-02-28T13:59:00Z">
        <w:r w:rsidRPr="00B011E5" w:rsidDel="00B011E5">
          <w:rPr>
            <w:rPrChange w:id="630" w:author="rocio romero panero" w:date="2017-02-28T13:59:00Z">
              <w:rPr>
                <w:rStyle w:val="Hipervnculo"/>
              </w:rPr>
            </w:rPrChange>
          </w:rPr>
          <w:delText>Anexo C.</w:delText>
        </w:r>
        <w:r w:rsidDel="00B011E5">
          <w:rPr>
            <w:rFonts w:asciiTheme="minorHAnsi" w:eastAsiaTheme="minorEastAsia" w:hAnsiTheme="minorHAnsi"/>
            <w:b w:val="0"/>
            <w:sz w:val="22"/>
            <w:lang w:val="en-GB" w:eastAsia="en-GB"/>
          </w:rPr>
          <w:tab/>
        </w:r>
        <w:r w:rsidRPr="00B011E5" w:rsidDel="00B011E5">
          <w:rPr>
            <w:rPrChange w:id="631" w:author="rocio romero panero" w:date="2017-02-28T13:59:00Z">
              <w:rPr>
                <w:rStyle w:val="Hipervnculo"/>
              </w:rPr>
            </w:rPrChange>
          </w:rPr>
          <w:delText>Descargar material de Listening</w:delText>
        </w:r>
        <w:r w:rsidDel="00B011E5">
          <w:rPr>
            <w:webHidden/>
          </w:rPr>
          <w:tab/>
        </w:r>
        <w:r w:rsidR="00982F03" w:rsidDel="00B011E5">
          <w:rPr>
            <w:webHidden/>
          </w:rPr>
          <w:delText>59</w:delText>
        </w:r>
      </w:del>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632" w:name="_Toc476053682"/>
      <w:r>
        <w:lastRenderedPageBreak/>
        <w:t>Índice de figuras</w:t>
      </w:r>
      <w:bookmarkEnd w:id="632"/>
    </w:p>
    <w:p w14:paraId="609E78CE" w14:textId="77777777" w:rsidR="00DA3070" w:rsidRDefault="009576F1">
      <w:pPr>
        <w:pStyle w:val="Tabladeilustraciones"/>
        <w:tabs>
          <w:tab w:val="right" w:leader="dot" w:pos="9061"/>
        </w:tabs>
        <w:rPr>
          <w:ins w:id="633" w:author="rocio romero panero" w:date="2017-02-28T13:59:00Z"/>
          <w:rFonts w:asciiTheme="minorHAnsi" w:eastAsiaTheme="minorEastAsia" w:hAnsiTheme="minorHAnsi"/>
          <w:noProof/>
          <w:sz w:val="22"/>
          <w:lang w:val="en-GB" w:eastAsia="en-GB"/>
        </w:rPr>
      </w:pPr>
      <w:r>
        <w:fldChar w:fldCharType="begin"/>
      </w:r>
      <w:r>
        <w:instrText xml:space="preserve"> TOC \h \z \t "Descripción" \c </w:instrText>
      </w:r>
      <w:r>
        <w:fldChar w:fldCharType="separate"/>
      </w:r>
      <w:ins w:id="634" w:author="rocio romero panero" w:date="2017-02-28T13:59:00Z">
        <w:r w:rsidR="00DA3070" w:rsidRPr="00881C56">
          <w:rPr>
            <w:rStyle w:val="Hipervnculo"/>
            <w:noProof/>
          </w:rPr>
          <w:fldChar w:fldCharType="begin"/>
        </w:r>
        <w:r w:rsidR="00DA3070" w:rsidRPr="00881C56">
          <w:rPr>
            <w:rStyle w:val="Hipervnculo"/>
            <w:noProof/>
          </w:rPr>
          <w:instrText xml:space="preserve"> </w:instrText>
        </w:r>
        <w:r w:rsidR="00DA3070">
          <w:rPr>
            <w:noProof/>
          </w:rPr>
          <w:instrText>HYPERLINK \l "_Toc476053759"</w:instrText>
        </w:r>
        <w:r w:rsidR="00DA3070" w:rsidRPr="00881C56">
          <w:rPr>
            <w:rStyle w:val="Hipervnculo"/>
            <w:noProof/>
          </w:rPr>
          <w:instrText xml:space="preserve"> </w:instrText>
        </w:r>
        <w:r w:rsidR="00DA3070" w:rsidRPr="00881C56">
          <w:rPr>
            <w:rStyle w:val="Hipervnculo"/>
            <w:noProof/>
          </w:rPr>
        </w:r>
        <w:r w:rsidR="00DA3070" w:rsidRPr="00881C56">
          <w:rPr>
            <w:rStyle w:val="Hipervnculo"/>
            <w:noProof/>
          </w:rPr>
          <w:fldChar w:fldCharType="separate"/>
        </w:r>
        <w:r w:rsidR="00DA3070" w:rsidRPr="00881C56">
          <w:rPr>
            <w:rStyle w:val="Hipervnculo"/>
            <w:noProof/>
          </w:rPr>
          <w:t>Figura  1. Resultados de encuesta en [2]</w:t>
        </w:r>
        <w:r w:rsidR="00DA3070">
          <w:rPr>
            <w:noProof/>
            <w:webHidden/>
          </w:rPr>
          <w:tab/>
        </w:r>
        <w:r w:rsidR="00DA3070">
          <w:rPr>
            <w:noProof/>
            <w:webHidden/>
          </w:rPr>
          <w:fldChar w:fldCharType="begin"/>
        </w:r>
        <w:r w:rsidR="00DA3070">
          <w:rPr>
            <w:noProof/>
            <w:webHidden/>
          </w:rPr>
          <w:instrText xml:space="preserve"> PAGEREF _Toc476053759 \h </w:instrText>
        </w:r>
        <w:r w:rsidR="00DA3070">
          <w:rPr>
            <w:noProof/>
            <w:webHidden/>
          </w:rPr>
        </w:r>
      </w:ins>
      <w:r w:rsidR="00DA3070">
        <w:rPr>
          <w:noProof/>
          <w:webHidden/>
        </w:rPr>
        <w:fldChar w:fldCharType="separate"/>
      </w:r>
      <w:ins w:id="635" w:author="rocio romero panero" w:date="2017-02-28T14:05:00Z">
        <w:r w:rsidR="008F33A2">
          <w:rPr>
            <w:noProof/>
            <w:webHidden/>
          </w:rPr>
          <w:t>4</w:t>
        </w:r>
      </w:ins>
      <w:ins w:id="636" w:author="rocio romero panero" w:date="2017-02-28T13:59:00Z">
        <w:r w:rsidR="00DA3070">
          <w:rPr>
            <w:noProof/>
            <w:webHidden/>
          </w:rPr>
          <w:fldChar w:fldCharType="end"/>
        </w:r>
        <w:r w:rsidR="00DA3070" w:rsidRPr="00881C56">
          <w:rPr>
            <w:rStyle w:val="Hipervnculo"/>
            <w:noProof/>
          </w:rPr>
          <w:fldChar w:fldCharType="end"/>
        </w:r>
      </w:ins>
    </w:p>
    <w:p w14:paraId="3A8D6C06" w14:textId="77777777" w:rsidR="00DA3070" w:rsidRDefault="00DA3070">
      <w:pPr>
        <w:pStyle w:val="Tabladeilustraciones"/>
        <w:tabs>
          <w:tab w:val="right" w:leader="dot" w:pos="9061"/>
        </w:tabs>
        <w:rPr>
          <w:ins w:id="637" w:author="rocio romero panero" w:date="2017-02-28T13:59:00Z"/>
          <w:rFonts w:asciiTheme="minorHAnsi" w:eastAsiaTheme="minorEastAsia" w:hAnsiTheme="minorHAnsi"/>
          <w:noProof/>
          <w:sz w:val="22"/>
          <w:lang w:val="en-GB" w:eastAsia="en-GB"/>
        </w:rPr>
      </w:pPr>
      <w:ins w:id="63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 Google Traductor</w:t>
        </w:r>
        <w:r>
          <w:rPr>
            <w:noProof/>
            <w:webHidden/>
          </w:rPr>
          <w:tab/>
        </w:r>
        <w:r>
          <w:rPr>
            <w:noProof/>
            <w:webHidden/>
          </w:rPr>
          <w:fldChar w:fldCharType="begin"/>
        </w:r>
        <w:r>
          <w:rPr>
            <w:noProof/>
            <w:webHidden/>
          </w:rPr>
          <w:instrText xml:space="preserve"> PAGEREF _Toc476053760 \h </w:instrText>
        </w:r>
        <w:r>
          <w:rPr>
            <w:noProof/>
            <w:webHidden/>
          </w:rPr>
        </w:r>
      </w:ins>
      <w:r>
        <w:rPr>
          <w:noProof/>
          <w:webHidden/>
        </w:rPr>
        <w:fldChar w:fldCharType="separate"/>
      </w:r>
      <w:ins w:id="639" w:author="rocio romero panero" w:date="2017-02-28T14:05:00Z">
        <w:r w:rsidR="008F33A2">
          <w:rPr>
            <w:noProof/>
            <w:webHidden/>
          </w:rPr>
          <w:t>6</w:t>
        </w:r>
      </w:ins>
      <w:ins w:id="640" w:author="rocio romero panero" w:date="2017-02-28T13:59:00Z">
        <w:r>
          <w:rPr>
            <w:noProof/>
            <w:webHidden/>
          </w:rPr>
          <w:fldChar w:fldCharType="end"/>
        </w:r>
        <w:r w:rsidRPr="00881C56">
          <w:rPr>
            <w:rStyle w:val="Hipervnculo"/>
            <w:noProof/>
          </w:rPr>
          <w:fldChar w:fldCharType="end"/>
        </w:r>
      </w:ins>
    </w:p>
    <w:p w14:paraId="5E75FF50" w14:textId="77777777" w:rsidR="00DA3070" w:rsidRDefault="00DA3070">
      <w:pPr>
        <w:pStyle w:val="Tabladeilustraciones"/>
        <w:tabs>
          <w:tab w:val="right" w:leader="dot" w:pos="9061"/>
        </w:tabs>
        <w:rPr>
          <w:ins w:id="641" w:author="rocio romero panero" w:date="2017-02-28T13:59:00Z"/>
          <w:rFonts w:asciiTheme="minorHAnsi" w:eastAsiaTheme="minorEastAsia" w:hAnsiTheme="minorHAnsi"/>
          <w:noProof/>
          <w:sz w:val="22"/>
          <w:lang w:val="en-GB" w:eastAsia="en-GB"/>
        </w:rPr>
      </w:pPr>
      <w:ins w:id="64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 TOEIC Test, Practice TOEIC</w:t>
        </w:r>
        <w:r>
          <w:rPr>
            <w:noProof/>
            <w:webHidden/>
          </w:rPr>
          <w:tab/>
        </w:r>
        <w:r>
          <w:rPr>
            <w:noProof/>
            <w:webHidden/>
          </w:rPr>
          <w:fldChar w:fldCharType="begin"/>
        </w:r>
        <w:r>
          <w:rPr>
            <w:noProof/>
            <w:webHidden/>
          </w:rPr>
          <w:instrText xml:space="preserve"> PAGEREF _Toc476053761 \h </w:instrText>
        </w:r>
        <w:r>
          <w:rPr>
            <w:noProof/>
            <w:webHidden/>
          </w:rPr>
        </w:r>
      </w:ins>
      <w:r>
        <w:rPr>
          <w:noProof/>
          <w:webHidden/>
        </w:rPr>
        <w:fldChar w:fldCharType="separate"/>
      </w:r>
      <w:ins w:id="643" w:author="rocio romero panero" w:date="2017-02-28T14:05:00Z">
        <w:r w:rsidR="008F33A2">
          <w:rPr>
            <w:noProof/>
            <w:webHidden/>
          </w:rPr>
          <w:t>7</w:t>
        </w:r>
      </w:ins>
      <w:ins w:id="644" w:author="rocio romero panero" w:date="2017-02-28T13:59:00Z">
        <w:r>
          <w:rPr>
            <w:noProof/>
            <w:webHidden/>
          </w:rPr>
          <w:fldChar w:fldCharType="end"/>
        </w:r>
        <w:r w:rsidRPr="00881C56">
          <w:rPr>
            <w:rStyle w:val="Hipervnculo"/>
            <w:noProof/>
          </w:rPr>
          <w:fldChar w:fldCharType="end"/>
        </w:r>
      </w:ins>
    </w:p>
    <w:p w14:paraId="6FD097CC" w14:textId="77777777" w:rsidR="00DA3070" w:rsidRDefault="00DA3070">
      <w:pPr>
        <w:pStyle w:val="Tabladeilustraciones"/>
        <w:tabs>
          <w:tab w:val="right" w:leader="dot" w:pos="9061"/>
        </w:tabs>
        <w:rPr>
          <w:ins w:id="645" w:author="rocio romero panero" w:date="2017-02-28T13:59:00Z"/>
          <w:rFonts w:asciiTheme="minorHAnsi" w:eastAsiaTheme="minorEastAsia" w:hAnsiTheme="minorHAnsi"/>
          <w:noProof/>
          <w:sz w:val="22"/>
          <w:lang w:val="en-GB" w:eastAsia="en-GB"/>
        </w:rPr>
      </w:pPr>
      <w:ins w:id="64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 English Listening</w:t>
        </w:r>
        <w:r>
          <w:rPr>
            <w:noProof/>
            <w:webHidden/>
          </w:rPr>
          <w:tab/>
        </w:r>
        <w:r>
          <w:rPr>
            <w:noProof/>
            <w:webHidden/>
          </w:rPr>
          <w:fldChar w:fldCharType="begin"/>
        </w:r>
        <w:r>
          <w:rPr>
            <w:noProof/>
            <w:webHidden/>
          </w:rPr>
          <w:instrText xml:space="preserve"> PAGEREF _Toc476053762 \h </w:instrText>
        </w:r>
        <w:r>
          <w:rPr>
            <w:noProof/>
            <w:webHidden/>
          </w:rPr>
        </w:r>
      </w:ins>
      <w:r>
        <w:rPr>
          <w:noProof/>
          <w:webHidden/>
        </w:rPr>
        <w:fldChar w:fldCharType="separate"/>
      </w:r>
      <w:ins w:id="647" w:author="rocio romero panero" w:date="2017-02-28T14:05:00Z">
        <w:r w:rsidR="008F33A2">
          <w:rPr>
            <w:noProof/>
            <w:webHidden/>
          </w:rPr>
          <w:t>8</w:t>
        </w:r>
      </w:ins>
      <w:ins w:id="648" w:author="rocio romero panero" w:date="2017-02-28T13:59:00Z">
        <w:r>
          <w:rPr>
            <w:noProof/>
            <w:webHidden/>
          </w:rPr>
          <w:fldChar w:fldCharType="end"/>
        </w:r>
        <w:r w:rsidRPr="00881C56">
          <w:rPr>
            <w:rStyle w:val="Hipervnculo"/>
            <w:noProof/>
          </w:rPr>
          <w:fldChar w:fldCharType="end"/>
        </w:r>
      </w:ins>
    </w:p>
    <w:p w14:paraId="305C50FD" w14:textId="77777777" w:rsidR="00DA3070" w:rsidRDefault="00DA3070">
      <w:pPr>
        <w:pStyle w:val="Tabladeilustraciones"/>
        <w:tabs>
          <w:tab w:val="right" w:leader="dot" w:pos="9061"/>
        </w:tabs>
        <w:rPr>
          <w:ins w:id="649" w:author="rocio romero panero" w:date="2017-02-28T13:59:00Z"/>
          <w:rFonts w:asciiTheme="minorHAnsi" w:eastAsiaTheme="minorEastAsia" w:hAnsiTheme="minorHAnsi"/>
          <w:noProof/>
          <w:sz w:val="22"/>
          <w:lang w:val="en-GB" w:eastAsia="en-GB"/>
        </w:rPr>
      </w:pPr>
      <w:ins w:id="65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 Duolingo</w:t>
        </w:r>
        <w:r>
          <w:rPr>
            <w:noProof/>
            <w:webHidden/>
          </w:rPr>
          <w:tab/>
        </w:r>
        <w:r>
          <w:rPr>
            <w:noProof/>
            <w:webHidden/>
          </w:rPr>
          <w:fldChar w:fldCharType="begin"/>
        </w:r>
        <w:r>
          <w:rPr>
            <w:noProof/>
            <w:webHidden/>
          </w:rPr>
          <w:instrText xml:space="preserve"> PAGEREF _Toc476053763 \h </w:instrText>
        </w:r>
        <w:r>
          <w:rPr>
            <w:noProof/>
            <w:webHidden/>
          </w:rPr>
        </w:r>
      </w:ins>
      <w:r>
        <w:rPr>
          <w:noProof/>
          <w:webHidden/>
        </w:rPr>
        <w:fldChar w:fldCharType="separate"/>
      </w:r>
      <w:ins w:id="651" w:author="rocio romero panero" w:date="2017-02-28T14:05:00Z">
        <w:r w:rsidR="008F33A2">
          <w:rPr>
            <w:noProof/>
            <w:webHidden/>
          </w:rPr>
          <w:t>9</w:t>
        </w:r>
      </w:ins>
      <w:ins w:id="652" w:author="rocio romero panero" w:date="2017-02-28T13:59:00Z">
        <w:r>
          <w:rPr>
            <w:noProof/>
            <w:webHidden/>
          </w:rPr>
          <w:fldChar w:fldCharType="end"/>
        </w:r>
        <w:r w:rsidRPr="00881C56">
          <w:rPr>
            <w:rStyle w:val="Hipervnculo"/>
            <w:noProof/>
          </w:rPr>
          <w:fldChar w:fldCharType="end"/>
        </w:r>
      </w:ins>
    </w:p>
    <w:p w14:paraId="609BD8B1" w14:textId="77777777" w:rsidR="00DA3070" w:rsidRDefault="00DA3070">
      <w:pPr>
        <w:pStyle w:val="Tabladeilustraciones"/>
        <w:tabs>
          <w:tab w:val="right" w:leader="dot" w:pos="9061"/>
        </w:tabs>
        <w:rPr>
          <w:ins w:id="653" w:author="rocio romero panero" w:date="2017-02-28T13:59:00Z"/>
          <w:rFonts w:asciiTheme="minorHAnsi" w:eastAsiaTheme="minorEastAsia" w:hAnsiTheme="minorHAnsi"/>
          <w:noProof/>
          <w:sz w:val="22"/>
          <w:lang w:val="en-GB" w:eastAsia="en-GB"/>
        </w:rPr>
      </w:pPr>
      <w:ins w:id="65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 ExpresJS</w:t>
        </w:r>
        <w:r>
          <w:rPr>
            <w:noProof/>
            <w:webHidden/>
          </w:rPr>
          <w:tab/>
        </w:r>
        <w:r>
          <w:rPr>
            <w:noProof/>
            <w:webHidden/>
          </w:rPr>
          <w:fldChar w:fldCharType="begin"/>
        </w:r>
        <w:r>
          <w:rPr>
            <w:noProof/>
            <w:webHidden/>
          </w:rPr>
          <w:instrText xml:space="preserve"> PAGEREF _Toc476053764 \h </w:instrText>
        </w:r>
        <w:r>
          <w:rPr>
            <w:noProof/>
            <w:webHidden/>
          </w:rPr>
        </w:r>
      </w:ins>
      <w:r>
        <w:rPr>
          <w:noProof/>
          <w:webHidden/>
        </w:rPr>
        <w:fldChar w:fldCharType="separate"/>
      </w:r>
      <w:ins w:id="655" w:author="rocio romero panero" w:date="2017-02-28T14:05:00Z">
        <w:r w:rsidR="008F33A2">
          <w:rPr>
            <w:noProof/>
            <w:webHidden/>
          </w:rPr>
          <w:t>11</w:t>
        </w:r>
      </w:ins>
      <w:ins w:id="656" w:author="rocio romero panero" w:date="2017-02-28T13:59:00Z">
        <w:r>
          <w:rPr>
            <w:noProof/>
            <w:webHidden/>
          </w:rPr>
          <w:fldChar w:fldCharType="end"/>
        </w:r>
        <w:r w:rsidRPr="00881C56">
          <w:rPr>
            <w:rStyle w:val="Hipervnculo"/>
            <w:noProof/>
          </w:rPr>
          <w:fldChar w:fldCharType="end"/>
        </w:r>
      </w:ins>
    </w:p>
    <w:p w14:paraId="55D4F5E3" w14:textId="77777777" w:rsidR="00DA3070" w:rsidRDefault="00DA3070">
      <w:pPr>
        <w:pStyle w:val="Tabladeilustraciones"/>
        <w:tabs>
          <w:tab w:val="right" w:leader="dot" w:pos="9061"/>
        </w:tabs>
        <w:rPr>
          <w:ins w:id="657" w:author="rocio romero panero" w:date="2017-02-28T13:59:00Z"/>
          <w:rFonts w:asciiTheme="minorHAnsi" w:eastAsiaTheme="minorEastAsia" w:hAnsiTheme="minorHAnsi"/>
          <w:noProof/>
          <w:sz w:val="22"/>
          <w:lang w:val="en-GB" w:eastAsia="en-GB"/>
        </w:rPr>
      </w:pPr>
      <w:ins w:id="65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 Ejemplo de Hello_world con Express</w:t>
        </w:r>
        <w:r>
          <w:rPr>
            <w:noProof/>
            <w:webHidden/>
          </w:rPr>
          <w:tab/>
        </w:r>
        <w:r>
          <w:rPr>
            <w:noProof/>
            <w:webHidden/>
          </w:rPr>
          <w:fldChar w:fldCharType="begin"/>
        </w:r>
        <w:r>
          <w:rPr>
            <w:noProof/>
            <w:webHidden/>
          </w:rPr>
          <w:instrText xml:space="preserve"> PAGEREF _Toc476053765 \h </w:instrText>
        </w:r>
        <w:r>
          <w:rPr>
            <w:noProof/>
            <w:webHidden/>
          </w:rPr>
        </w:r>
      </w:ins>
      <w:r>
        <w:rPr>
          <w:noProof/>
          <w:webHidden/>
        </w:rPr>
        <w:fldChar w:fldCharType="separate"/>
      </w:r>
      <w:ins w:id="659" w:author="rocio romero panero" w:date="2017-02-28T14:05:00Z">
        <w:r w:rsidR="008F33A2">
          <w:rPr>
            <w:noProof/>
            <w:webHidden/>
          </w:rPr>
          <w:t>11</w:t>
        </w:r>
      </w:ins>
      <w:ins w:id="660" w:author="rocio romero panero" w:date="2017-02-28T13:59:00Z">
        <w:r>
          <w:rPr>
            <w:noProof/>
            <w:webHidden/>
          </w:rPr>
          <w:fldChar w:fldCharType="end"/>
        </w:r>
        <w:r w:rsidRPr="00881C56">
          <w:rPr>
            <w:rStyle w:val="Hipervnculo"/>
            <w:noProof/>
          </w:rPr>
          <w:fldChar w:fldCharType="end"/>
        </w:r>
      </w:ins>
    </w:p>
    <w:p w14:paraId="65E9DB68" w14:textId="77777777" w:rsidR="00DA3070" w:rsidRDefault="00DA3070">
      <w:pPr>
        <w:pStyle w:val="Tabladeilustraciones"/>
        <w:tabs>
          <w:tab w:val="right" w:leader="dot" w:pos="9061"/>
        </w:tabs>
        <w:rPr>
          <w:ins w:id="661" w:author="rocio romero panero" w:date="2017-02-28T13:59:00Z"/>
          <w:rFonts w:asciiTheme="minorHAnsi" w:eastAsiaTheme="minorEastAsia" w:hAnsiTheme="minorHAnsi"/>
          <w:noProof/>
          <w:sz w:val="22"/>
          <w:lang w:val="en-GB" w:eastAsia="en-GB"/>
        </w:rPr>
      </w:pPr>
      <w:ins w:id="66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8. Scope de AngularJS</w:t>
        </w:r>
        <w:r>
          <w:rPr>
            <w:noProof/>
            <w:webHidden/>
          </w:rPr>
          <w:tab/>
        </w:r>
        <w:r>
          <w:rPr>
            <w:noProof/>
            <w:webHidden/>
          </w:rPr>
          <w:fldChar w:fldCharType="begin"/>
        </w:r>
        <w:r>
          <w:rPr>
            <w:noProof/>
            <w:webHidden/>
          </w:rPr>
          <w:instrText xml:space="preserve"> PAGEREF _Toc476053766 \h </w:instrText>
        </w:r>
        <w:r>
          <w:rPr>
            <w:noProof/>
            <w:webHidden/>
          </w:rPr>
        </w:r>
      </w:ins>
      <w:r>
        <w:rPr>
          <w:noProof/>
          <w:webHidden/>
        </w:rPr>
        <w:fldChar w:fldCharType="separate"/>
      </w:r>
      <w:ins w:id="663" w:author="rocio romero panero" w:date="2017-02-28T14:05:00Z">
        <w:r w:rsidR="008F33A2">
          <w:rPr>
            <w:noProof/>
            <w:webHidden/>
          </w:rPr>
          <w:t>13</w:t>
        </w:r>
      </w:ins>
      <w:ins w:id="664" w:author="rocio romero panero" w:date="2017-02-28T13:59:00Z">
        <w:r>
          <w:rPr>
            <w:noProof/>
            <w:webHidden/>
          </w:rPr>
          <w:fldChar w:fldCharType="end"/>
        </w:r>
        <w:r w:rsidRPr="00881C56">
          <w:rPr>
            <w:rStyle w:val="Hipervnculo"/>
            <w:noProof/>
          </w:rPr>
          <w:fldChar w:fldCharType="end"/>
        </w:r>
      </w:ins>
    </w:p>
    <w:p w14:paraId="57930BBB" w14:textId="77777777" w:rsidR="00DA3070" w:rsidRDefault="00DA3070">
      <w:pPr>
        <w:pStyle w:val="Tabladeilustraciones"/>
        <w:tabs>
          <w:tab w:val="right" w:leader="dot" w:pos="9061"/>
        </w:tabs>
        <w:rPr>
          <w:ins w:id="665" w:author="rocio romero panero" w:date="2017-02-28T13:59:00Z"/>
          <w:rFonts w:asciiTheme="minorHAnsi" w:eastAsiaTheme="minorEastAsia" w:hAnsiTheme="minorHAnsi"/>
          <w:noProof/>
          <w:sz w:val="22"/>
          <w:lang w:val="en-GB" w:eastAsia="en-GB"/>
        </w:rPr>
      </w:pPr>
      <w:ins w:id="66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9. Estructura de la aplicación implementada</w:t>
        </w:r>
        <w:r>
          <w:rPr>
            <w:noProof/>
            <w:webHidden/>
          </w:rPr>
          <w:tab/>
        </w:r>
        <w:r>
          <w:rPr>
            <w:noProof/>
            <w:webHidden/>
          </w:rPr>
          <w:fldChar w:fldCharType="begin"/>
        </w:r>
        <w:r>
          <w:rPr>
            <w:noProof/>
            <w:webHidden/>
          </w:rPr>
          <w:instrText xml:space="preserve"> PAGEREF _Toc476053767 \h </w:instrText>
        </w:r>
        <w:r>
          <w:rPr>
            <w:noProof/>
            <w:webHidden/>
          </w:rPr>
        </w:r>
      </w:ins>
      <w:r>
        <w:rPr>
          <w:noProof/>
          <w:webHidden/>
        </w:rPr>
        <w:fldChar w:fldCharType="separate"/>
      </w:r>
      <w:ins w:id="667" w:author="rocio romero panero" w:date="2017-02-28T14:05:00Z">
        <w:r w:rsidR="008F33A2">
          <w:rPr>
            <w:noProof/>
            <w:webHidden/>
          </w:rPr>
          <w:t>15</w:t>
        </w:r>
      </w:ins>
      <w:ins w:id="668" w:author="rocio romero panero" w:date="2017-02-28T13:59:00Z">
        <w:r>
          <w:rPr>
            <w:noProof/>
            <w:webHidden/>
          </w:rPr>
          <w:fldChar w:fldCharType="end"/>
        </w:r>
        <w:r w:rsidRPr="00881C56">
          <w:rPr>
            <w:rStyle w:val="Hipervnculo"/>
            <w:noProof/>
          </w:rPr>
          <w:fldChar w:fldCharType="end"/>
        </w:r>
      </w:ins>
    </w:p>
    <w:p w14:paraId="3F35F4CD" w14:textId="77777777" w:rsidR="00DA3070" w:rsidRDefault="00DA3070">
      <w:pPr>
        <w:pStyle w:val="Tabladeilustraciones"/>
        <w:tabs>
          <w:tab w:val="right" w:leader="dot" w:pos="9061"/>
        </w:tabs>
        <w:rPr>
          <w:ins w:id="669" w:author="rocio romero panero" w:date="2017-02-28T13:59:00Z"/>
          <w:rFonts w:asciiTheme="minorHAnsi" w:eastAsiaTheme="minorEastAsia" w:hAnsiTheme="minorHAnsi"/>
          <w:noProof/>
          <w:sz w:val="22"/>
          <w:lang w:val="en-GB" w:eastAsia="en-GB"/>
        </w:rPr>
      </w:pPr>
      <w:ins w:id="67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10. Esquema de usuario</w:t>
        </w:r>
        <w:r>
          <w:rPr>
            <w:noProof/>
            <w:webHidden/>
          </w:rPr>
          <w:tab/>
        </w:r>
        <w:r>
          <w:rPr>
            <w:noProof/>
            <w:webHidden/>
          </w:rPr>
          <w:fldChar w:fldCharType="begin"/>
        </w:r>
        <w:r>
          <w:rPr>
            <w:noProof/>
            <w:webHidden/>
          </w:rPr>
          <w:instrText xml:space="preserve"> PAGEREF _Toc476053768 \h </w:instrText>
        </w:r>
        <w:r>
          <w:rPr>
            <w:noProof/>
            <w:webHidden/>
          </w:rPr>
        </w:r>
      </w:ins>
      <w:r>
        <w:rPr>
          <w:noProof/>
          <w:webHidden/>
        </w:rPr>
        <w:fldChar w:fldCharType="separate"/>
      </w:r>
      <w:ins w:id="671" w:author="rocio romero panero" w:date="2017-02-28T14:05:00Z">
        <w:r w:rsidR="008F33A2">
          <w:rPr>
            <w:noProof/>
            <w:webHidden/>
          </w:rPr>
          <w:t>16</w:t>
        </w:r>
      </w:ins>
      <w:ins w:id="672" w:author="rocio romero panero" w:date="2017-02-28T13:59:00Z">
        <w:r>
          <w:rPr>
            <w:noProof/>
            <w:webHidden/>
          </w:rPr>
          <w:fldChar w:fldCharType="end"/>
        </w:r>
        <w:r w:rsidRPr="00881C56">
          <w:rPr>
            <w:rStyle w:val="Hipervnculo"/>
            <w:noProof/>
          </w:rPr>
          <w:fldChar w:fldCharType="end"/>
        </w:r>
      </w:ins>
    </w:p>
    <w:p w14:paraId="13FD3D95" w14:textId="77777777" w:rsidR="00DA3070" w:rsidRDefault="00DA3070">
      <w:pPr>
        <w:pStyle w:val="Tabladeilustraciones"/>
        <w:tabs>
          <w:tab w:val="right" w:leader="dot" w:pos="9061"/>
        </w:tabs>
        <w:rPr>
          <w:ins w:id="673" w:author="rocio romero panero" w:date="2017-02-28T13:59:00Z"/>
          <w:rFonts w:asciiTheme="minorHAnsi" w:eastAsiaTheme="minorEastAsia" w:hAnsiTheme="minorHAnsi"/>
          <w:noProof/>
          <w:sz w:val="22"/>
          <w:lang w:val="en-GB" w:eastAsia="en-GB"/>
        </w:rPr>
      </w:pPr>
      <w:ins w:id="67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"_Toc476053769"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11. Ejemplo de usuario en Robomongo</w:t>
        </w:r>
        <w:r>
          <w:rPr>
            <w:noProof/>
            <w:webHidden/>
          </w:rPr>
          <w:tab/>
        </w:r>
        <w:r>
          <w:rPr>
            <w:noProof/>
            <w:webHidden/>
          </w:rPr>
          <w:fldChar w:fldCharType="begin"/>
        </w:r>
        <w:r>
          <w:rPr>
            <w:noProof/>
            <w:webHidden/>
          </w:rPr>
          <w:instrText xml:space="preserve"> PAGEREF _Toc476053769 \h </w:instrText>
        </w:r>
        <w:r>
          <w:rPr>
            <w:noProof/>
            <w:webHidden/>
          </w:rPr>
        </w:r>
      </w:ins>
      <w:r>
        <w:rPr>
          <w:noProof/>
          <w:webHidden/>
        </w:rPr>
        <w:fldChar w:fldCharType="separate"/>
      </w:r>
      <w:ins w:id="675" w:author="rocio romero panero" w:date="2017-02-28T14:05:00Z">
        <w:r w:rsidR="008F33A2">
          <w:rPr>
            <w:noProof/>
            <w:webHidden/>
          </w:rPr>
          <w:t>16</w:t>
        </w:r>
      </w:ins>
      <w:ins w:id="676" w:author="rocio romero panero" w:date="2017-02-28T13:59:00Z">
        <w:r>
          <w:rPr>
            <w:noProof/>
            <w:webHidden/>
          </w:rPr>
          <w:fldChar w:fldCharType="end"/>
        </w:r>
        <w:r w:rsidRPr="00881C56">
          <w:rPr>
            <w:rStyle w:val="Hipervnculo"/>
            <w:noProof/>
          </w:rPr>
          <w:fldChar w:fldCharType="end"/>
        </w:r>
      </w:ins>
    </w:p>
    <w:p w14:paraId="75304030" w14:textId="77777777" w:rsidR="00DA3070" w:rsidRDefault="00DA3070">
      <w:pPr>
        <w:pStyle w:val="Tabladeilustraciones"/>
        <w:tabs>
          <w:tab w:val="right" w:leader="dot" w:pos="9061"/>
        </w:tabs>
        <w:rPr>
          <w:ins w:id="677" w:author="rocio romero panero" w:date="2017-02-28T13:59:00Z"/>
          <w:rFonts w:asciiTheme="minorHAnsi" w:eastAsiaTheme="minorEastAsia" w:hAnsiTheme="minorHAnsi"/>
          <w:noProof/>
          <w:sz w:val="22"/>
          <w:lang w:val="en-GB" w:eastAsia="en-GB"/>
        </w:rPr>
      </w:pPr>
      <w:ins w:id="67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12. Modelo de pregunta</w:t>
        </w:r>
        <w:r>
          <w:rPr>
            <w:noProof/>
            <w:webHidden/>
          </w:rPr>
          <w:tab/>
        </w:r>
        <w:r>
          <w:rPr>
            <w:noProof/>
            <w:webHidden/>
          </w:rPr>
          <w:fldChar w:fldCharType="begin"/>
        </w:r>
        <w:r>
          <w:rPr>
            <w:noProof/>
            <w:webHidden/>
          </w:rPr>
          <w:instrText xml:space="preserve"> PAGEREF _Toc476053770 \h </w:instrText>
        </w:r>
        <w:r>
          <w:rPr>
            <w:noProof/>
            <w:webHidden/>
          </w:rPr>
        </w:r>
      </w:ins>
      <w:r>
        <w:rPr>
          <w:noProof/>
          <w:webHidden/>
        </w:rPr>
        <w:fldChar w:fldCharType="separate"/>
      </w:r>
      <w:ins w:id="679" w:author="rocio romero panero" w:date="2017-02-28T14:05:00Z">
        <w:r w:rsidR="008F33A2">
          <w:rPr>
            <w:noProof/>
            <w:webHidden/>
          </w:rPr>
          <w:t>17</w:t>
        </w:r>
      </w:ins>
      <w:ins w:id="680" w:author="rocio romero panero" w:date="2017-02-28T13:59:00Z">
        <w:r>
          <w:rPr>
            <w:noProof/>
            <w:webHidden/>
          </w:rPr>
          <w:fldChar w:fldCharType="end"/>
        </w:r>
        <w:r w:rsidRPr="00881C56">
          <w:rPr>
            <w:rStyle w:val="Hipervnculo"/>
            <w:noProof/>
          </w:rPr>
          <w:fldChar w:fldCharType="end"/>
        </w:r>
      </w:ins>
    </w:p>
    <w:p w14:paraId="571B6114" w14:textId="77777777" w:rsidR="00DA3070" w:rsidRDefault="00DA3070">
      <w:pPr>
        <w:pStyle w:val="Tabladeilustraciones"/>
        <w:tabs>
          <w:tab w:val="right" w:leader="dot" w:pos="9061"/>
        </w:tabs>
        <w:rPr>
          <w:ins w:id="681" w:author="rocio romero panero" w:date="2017-02-28T13:59:00Z"/>
          <w:rFonts w:asciiTheme="minorHAnsi" w:eastAsiaTheme="minorEastAsia" w:hAnsiTheme="minorHAnsi"/>
          <w:noProof/>
          <w:sz w:val="22"/>
          <w:lang w:val="en-GB" w:eastAsia="en-GB"/>
        </w:rPr>
      </w:pPr>
      <w:ins w:id="68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13. Ejemplo de pregunta en Robomongo</w:t>
        </w:r>
        <w:r>
          <w:rPr>
            <w:noProof/>
            <w:webHidden/>
          </w:rPr>
          <w:tab/>
        </w:r>
        <w:r>
          <w:rPr>
            <w:noProof/>
            <w:webHidden/>
          </w:rPr>
          <w:fldChar w:fldCharType="begin"/>
        </w:r>
        <w:r>
          <w:rPr>
            <w:noProof/>
            <w:webHidden/>
          </w:rPr>
          <w:instrText xml:space="preserve"> PAGEREF _Toc476053771 \h </w:instrText>
        </w:r>
        <w:r>
          <w:rPr>
            <w:noProof/>
            <w:webHidden/>
          </w:rPr>
        </w:r>
      </w:ins>
      <w:r>
        <w:rPr>
          <w:noProof/>
          <w:webHidden/>
        </w:rPr>
        <w:fldChar w:fldCharType="separate"/>
      </w:r>
      <w:ins w:id="683" w:author="rocio romero panero" w:date="2017-02-28T14:05:00Z">
        <w:r w:rsidR="008F33A2">
          <w:rPr>
            <w:noProof/>
            <w:webHidden/>
          </w:rPr>
          <w:t>18</w:t>
        </w:r>
      </w:ins>
      <w:ins w:id="684" w:author="rocio romero panero" w:date="2017-02-28T13:59:00Z">
        <w:r>
          <w:rPr>
            <w:noProof/>
            <w:webHidden/>
          </w:rPr>
          <w:fldChar w:fldCharType="end"/>
        </w:r>
        <w:r w:rsidRPr="00881C56">
          <w:rPr>
            <w:rStyle w:val="Hipervnculo"/>
            <w:noProof/>
          </w:rPr>
          <w:fldChar w:fldCharType="end"/>
        </w:r>
      </w:ins>
    </w:p>
    <w:p w14:paraId="50682EFB" w14:textId="77777777" w:rsidR="00DA3070" w:rsidRDefault="00DA3070">
      <w:pPr>
        <w:pStyle w:val="Tabladeilustraciones"/>
        <w:tabs>
          <w:tab w:val="right" w:leader="dot" w:pos="9061"/>
        </w:tabs>
        <w:rPr>
          <w:ins w:id="685" w:author="rocio romero panero" w:date="2017-02-28T13:59:00Z"/>
          <w:rFonts w:asciiTheme="minorHAnsi" w:eastAsiaTheme="minorEastAsia" w:hAnsiTheme="minorHAnsi"/>
          <w:noProof/>
          <w:sz w:val="22"/>
          <w:lang w:val="en-GB" w:eastAsia="en-GB"/>
        </w:rPr>
      </w:pPr>
      <w:ins w:id="68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14. Estructura de módulo en cliente</w:t>
        </w:r>
        <w:r>
          <w:rPr>
            <w:noProof/>
            <w:webHidden/>
          </w:rPr>
          <w:tab/>
        </w:r>
        <w:r>
          <w:rPr>
            <w:noProof/>
            <w:webHidden/>
          </w:rPr>
          <w:fldChar w:fldCharType="begin"/>
        </w:r>
        <w:r>
          <w:rPr>
            <w:noProof/>
            <w:webHidden/>
          </w:rPr>
          <w:instrText xml:space="preserve"> PAGEREF _Toc476053772 \h </w:instrText>
        </w:r>
        <w:r>
          <w:rPr>
            <w:noProof/>
            <w:webHidden/>
          </w:rPr>
        </w:r>
      </w:ins>
      <w:r>
        <w:rPr>
          <w:noProof/>
          <w:webHidden/>
        </w:rPr>
        <w:fldChar w:fldCharType="separate"/>
      </w:r>
      <w:ins w:id="687" w:author="rocio romero panero" w:date="2017-02-28T14:05:00Z">
        <w:r w:rsidR="008F33A2">
          <w:rPr>
            <w:noProof/>
            <w:webHidden/>
          </w:rPr>
          <w:t>18</w:t>
        </w:r>
      </w:ins>
      <w:ins w:id="688" w:author="rocio romero panero" w:date="2017-02-28T13:59:00Z">
        <w:r>
          <w:rPr>
            <w:noProof/>
            <w:webHidden/>
          </w:rPr>
          <w:fldChar w:fldCharType="end"/>
        </w:r>
        <w:r w:rsidRPr="00881C56">
          <w:rPr>
            <w:rStyle w:val="Hipervnculo"/>
            <w:noProof/>
          </w:rPr>
          <w:fldChar w:fldCharType="end"/>
        </w:r>
      </w:ins>
    </w:p>
    <w:p w14:paraId="47DF308B" w14:textId="77777777" w:rsidR="00DA3070" w:rsidRDefault="00DA3070">
      <w:pPr>
        <w:pStyle w:val="Tabladeilustraciones"/>
        <w:tabs>
          <w:tab w:val="right" w:leader="dot" w:pos="9061"/>
        </w:tabs>
        <w:rPr>
          <w:ins w:id="689" w:author="rocio romero panero" w:date="2017-02-28T13:59:00Z"/>
          <w:rFonts w:asciiTheme="minorHAnsi" w:eastAsiaTheme="minorEastAsia" w:hAnsiTheme="minorHAnsi"/>
          <w:noProof/>
          <w:sz w:val="22"/>
          <w:lang w:val="en-GB" w:eastAsia="en-GB"/>
        </w:rPr>
      </w:pPr>
      <w:ins w:id="69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15. Especificación del módulo del ranking</w:t>
        </w:r>
        <w:r>
          <w:rPr>
            <w:noProof/>
            <w:webHidden/>
          </w:rPr>
          <w:tab/>
        </w:r>
        <w:r>
          <w:rPr>
            <w:noProof/>
            <w:webHidden/>
          </w:rPr>
          <w:fldChar w:fldCharType="begin"/>
        </w:r>
        <w:r>
          <w:rPr>
            <w:noProof/>
            <w:webHidden/>
          </w:rPr>
          <w:instrText xml:space="preserve"> PAGEREF _Toc476053773 \h </w:instrText>
        </w:r>
        <w:r>
          <w:rPr>
            <w:noProof/>
            <w:webHidden/>
          </w:rPr>
        </w:r>
      </w:ins>
      <w:r>
        <w:rPr>
          <w:noProof/>
          <w:webHidden/>
        </w:rPr>
        <w:fldChar w:fldCharType="separate"/>
      </w:r>
      <w:ins w:id="691" w:author="rocio romero panero" w:date="2017-02-28T14:05:00Z">
        <w:r w:rsidR="008F33A2">
          <w:rPr>
            <w:noProof/>
            <w:webHidden/>
          </w:rPr>
          <w:t>19</w:t>
        </w:r>
      </w:ins>
      <w:ins w:id="692" w:author="rocio romero panero" w:date="2017-02-28T13:59:00Z">
        <w:r>
          <w:rPr>
            <w:noProof/>
            <w:webHidden/>
          </w:rPr>
          <w:fldChar w:fldCharType="end"/>
        </w:r>
        <w:r w:rsidRPr="00881C56">
          <w:rPr>
            <w:rStyle w:val="Hipervnculo"/>
            <w:noProof/>
          </w:rPr>
          <w:fldChar w:fldCharType="end"/>
        </w:r>
      </w:ins>
    </w:p>
    <w:p w14:paraId="58562AC6" w14:textId="77777777" w:rsidR="00DA3070" w:rsidRDefault="00DA3070">
      <w:pPr>
        <w:pStyle w:val="Tabladeilustraciones"/>
        <w:tabs>
          <w:tab w:val="right" w:leader="dot" w:pos="9061"/>
        </w:tabs>
        <w:rPr>
          <w:ins w:id="693" w:author="rocio romero panero" w:date="2017-02-28T13:59:00Z"/>
          <w:rFonts w:asciiTheme="minorHAnsi" w:eastAsiaTheme="minorEastAsia" w:hAnsiTheme="minorHAnsi"/>
          <w:noProof/>
          <w:sz w:val="22"/>
          <w:lang w:val="en-GB" w:eastAsia="en-GB"/>
        </w:rPr>
      </w:pPr>
      <w:ins w:id="69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16. Configuración del módulo del ranking</w:t>
        </w:r>
        <w:r>
          <w:rPr>
            <w:noProof/>
            <w:webHidden/>
          </w:rPr>
          <w:tab/>
        </w:r>
        <w:r>
          <w:rPr>
            <w:noProof/>
            <w:webHidden/>
          </w:rPr>
          <w:fldChar w:fldCharType="begin"/>
        </w:r>
        <w:r>
          <w:rPr>
            <w:noProof/>
            <w:webHidden/>
          </w:rPr>
          <w:instrText xml:space="preserve"> PAGEREF _Toc476053774 \h </w:instrText>
        </w:r>
        <w:r>
          <w:rPr>
            <w:noProof/>
            <w:webHidden/>
          </w:rPr>
        </w:r>
      </w:ins>
      <w:r>
        <w:rPr>
          <w:noProof/>
          <w:webHidden/>
        </w:rPr>
        <w:fldChar w:fldCharType="separate"/>
      </w:r>
      <w:ins w:id="695" w:author="rocio romero panero" w:date="2017-02-28T14:05:00Z">
        <w:r w:rsidR="008F33A2">
          <w:rPr>
            <w:noProof/>
            <w:webHidden/>
          </w:rPr>
          <w:t>19</w:t>
        </w:r>
      </w:ins>
      <w:ins w:id="696" w:author="rocio romero panero" w:date="2017-02-28T13:59:00Z">
        <w:r>
          <w:rPr>
            <w:noProof/>
            <w:webHidden/>
          </w:rPr>
          <w:fldChar w:fldCharType="end"/>
        </w:r>
        <w:r w:rsidRPr="00881C56">
          <w:rPr>
            <w:rStyle w:val="Hipervnculo"/>
            <w:noProof/>
          </w:rPr>
          <w:fldChar w:fldCharType="end"/>
        </w:r>
      </w:ins>
    </w:p>
    <w:p w14:paraId="7CB3C571" w14:textId="77777777" w:rsidR="00DA3070" w:rsidRDefault="00DA3070">
      <w:pPr>
        <w:pStyle w:val="Tabladeilustraciones"/>
        <w:tabs>
          <w:tab w:val="right" w:leader="dot" w:pos="9061"/>
        </w:tabs>
        <w:rPr>
          <w:ins w:id="697" w:author="rocio romero panero" w:date="2017-02-28T13:59:00Z"/>
          <w:rFonts w:asciiTheme="minorHAnsi" w:eastAsiaTheme="minorEastAsia" w:hAnsiTheme="minorHAnsi"/>
          <w:noProof/>
          <w:sz w:val="22"/>
          <w:lang w:val="en-GB" w:eastAsia="en-GB"/>
        </w:rPr>
      </w:pPr>
      <w:ins w:id="69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17. Controlador del módulo del ranking</w:t>
        </w:r>
        <w:r>
          <w:rPr>
            <w:noProof/>
            <w:webHidden/>
          </w:rPr>
          <w:tab/>
        </w:r>
        <w:r>
          <w:rPr>
            <w:noProof/>
            <w:webHidden/>
          </w:rPr>
          <w:fldChar w:fldCharType="begin"/>
        </w:r>
        <w:r>
          <w:rPr>
            <w:noProof/>
            <w:webHidden/>
          </w:rPr>
          <w:instrText xml:space="preserve"> PAGEREF _Toc476053775 \h </w:instrText>
        </w:r>
        <w:r>
          <w:rPr>
            <w:noProof/>
            <w:webHidden/>
          </w:rPr>
        </w:r>
      </w:ins>
      <w:r>
        <w:rPr>
          <w:noProof/>
          <w:webHidden/>
        </w:rPr>
        <w:fldChar w:fldCharType="separate"/>
      </w:r>
      <w:ins w:id="699" w:author="rocio romero panero" w:date="2017-02-28T14:05:00Z">
        <w:r w:rsidR="008F33A2">
          <w:rPr>
            <w:noProof/>
            <w:webHidden/>
          </w:rPr>
          <w:t>19</w:t>
        </w:r>
      </w:ins>
      <w:ins w:id="700" w:author="rocio romero panero" w:date="2017-02-28T13:59:00Z">
        <w:r>
          <w:rPr>
            <w:noProof/>
            <w:webHidden/>
          </w:rPr>
          <w:fldChar w:fldCharType="end"/>
        </w:r>
        <w:r w:rsidRPr="00881C56">
          <w:rPr>
            <w:rStyle w:val="Hipervnculo"/>
            <w:noProof/>
          </w:rPr>
          <w:fldChar w:fldCharType="end"/>
        </w:r>
      </w:ins>
    </w:p>
    <w:p w14:paraId="17AA8640" w14:textId="77777777" w:rsidR="00DA3070" w:rsidRDefault="00DA3070">
      <w:pPr>
        <w:pStyle w:val="Tabladeilustraciones"/>
        <w:tabs>
          <w:tab w:val="right" w:leader="dot" w:pos="9061"/>
        </w:tabs>
        <w:rPr>
          <w:ins w:id="701" w:author="rocio romero panero" w:date="2017-02-28T13:59:00Z"/>
          <w:rFonts w:asciiTheme="minorHAnsi" w:eastAsiaTheme="minorEastAsia" w:hAnsiTheme="minorHAnsi"/>
          <w:noProof/>
          <w:sz w:val="22"/>
          <w:lang w:val="en-GB" w:eastAsia="en-GB"/>
        </w:rPr>
      </w:pPr>
      <w:ins w:id="70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18. Archivo APIClient</w:t>
        </w:r>
        <w:r>
          <w:rPr>
            <w:noProof/>
            <w:webHidden/>
          </w:rPr>
          <w:tab/>
        </w:r>
        <w:r>
          <w:rPr>
            <w:noProof/>
            <w:webHidden/>
          </w:rPr>
          <w:fldChar w:fldCharType="begin"/>
        </w:r>
        <w:r>
          <w:rPr>
            <w:noProof/>
            <w:webHidden/>
          </w:rPr>
          <w:instrText xml:space="preserve"> PAGEREF _Toc476053776 \h </w:instrText>
        </w:r>
        <w:r>
          <w:rPr>
            <w:noProof/>
            <w:webHidden/>
          </w:rPr>
        </w:r>
      </w:ins>
      <w:r>
        <w:rPr>
          <w:noProof/>
          <w:webHidden/>
        </w:rPr>
        <w:fldChar w:fldCharType="separate"/>
      </w:r>
      <w:ins w:id="703" w:author="rocio romero panero" w:date="2017-02-28T14:05:00Z">
        <w:r w:rsidR="008F33A2">
          <w:rPr>
            <w:noProof/>
            <w:webHidden/>
          </w:rPr>
          <w:t>20</w:t>
        </w:r>
      </w:ins>
      <w:ins w:id="704" w:author="rocio romero panero" w:date="2017-02-28T13:59:00Z">
        <w:r>
          <w:rPr>
            <w:noProof/>
            <w:webHidden/>
          </w:rPr>
          <w:fldChar w:fldCharType="end"/>
        </w:r>
        <w:r w:rsidRPr="00881C56">
          <w:rPr>
            <w:rStyle w:val="Hipervnculo"/>
            <w:noProof/>
          </w:rPr>
          <w:fldChar w:fldCharType="end"/>
        </w:r>
      </w:ins>
    </w:p>
    <w:p w14:paraId="03ED0505" w14:textId="77777777" w:rsidR="00DA3070" w:rsidRDefault="00DA3070">
      <w:pPr>
        <w:pStyle w:val="Tabladeilustraciones"/>
        <w:tabs>
          <w:tab w:val="right" w:leader="dot" w:pos="9061"/>
        </w:tabs>
        <w:rPr>
          <w:ins w:id="705" w:author="rocio romero panero" w:date="2017-02-28T13:59:00Z"/>
          <w:rFonts w:asciiTheme="minorHAnsi" w:eastAsiaTheme="minorEastAsia" w:hAnsiTheme="minorHAnsi"/>
          <w:noProof/>
          <w:sz w:val="22"/>
          <w:lang w:val="en-GB" w:eastAsia="en-GB"/>
        </w:rPr>
      </w:pPr>
      <w:ins w:id="70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19. Archivo sessionService</w:t>
        </w:r>
        <w:r>
          <w:rPr>
            <w:noProof/>
            <w:webHidden/>
          </w:rPr>
          <w:tab/>
        </w:r>
        <w:r>
          <w:rPr>
            <w:noProof/>
            <w:webHidden/>
          </w:rPr>
          <w:fldChar w:fldCharType="begin"/>
        </w:r>
        <w:r>
          <w:rPr>
            <w:noProof/>
            <w:webHidden/>
          </w:rPr>
          <w:instrText xml:space="preserve"> PAGEREF _Toc476053777 \h </w:instrText>
        </w:r>
        <w:r>
          <w:rPr>
            <w:noProof/>
            <w:webHidden/>
          </w:rPr>
        </w:r>
      </w:ins>
      <w:r>
        <w:rPr>
          <w:noProof/>
          <w:webHidden/>
        </w:rPr>
        <w:fldChar w:fldCharType="separate"/>
      </w:r>
      <w:ins w:id="707" w:author="rocio romero panero" w:date="2017-02-28T14:05:00Z">
        <w:r w:rsidR="008F33A2">
          <w:rPr>
            <w:noProof/>
            <w:webHidden/>
          </w:rPr>
          <w:t>20</w:t>
        </w:r>
      </w:ins>
      <w:ins w:id="708" w:author="rocio romero panero" w:date="2017-02-28T13:59:00Z">
        <w:r>
          <w:rPr>
            <w:noProof/>
            <w:webHidden/>
          </w:rPr>
          <w:fldChar w:fldCharType="end"/>
        </w:r>
        <w:r w:rsidRPr="00881C56">
          <w:rPr>
            <w:rStyle w:val="Hipervnculo"/>
            <w:noProof/>
          </w:rPr>
          <w:fldChar w:fldCharType="end"/>
        </w:r>
      </w:ins>
    </w:p>
    <w:p w14:paraId="36E63409" w14:textId="77777777" w:rsidR="00DA3070" w:rsidRDefault="00DA3070">
      <w:pPr>
        <w:pStyle w:val="Tabladeilustraciones"/>
        <w:tabs>
          <w:tab w:val="right" w:leader="dot" w:pos="9061"/>
        </w:tabs>
        <w:rPr>
          <w:ins w:id="709" w:author="rocio romero panero" w:date="2017-02-28T13:59:00Z"/>
          <w:rFonts w:asciiTheme="minorHAnsi" w:eastAsiaTheme="minorEastAsia" w:hAnsiTheme="minorHAnsi"/>
          <w:noProof/>
          <w:sz w:val="22"/>
          <w:lang w:val="en-GB" w:eastAsia="en-GB"/>
        </w:rPr>
      </w:pPr>
      <w:ins w:id="71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20. Archivo values</w:t>
        </w:r>
        <w:r>
          <w:rPr>
            <w:noProof/>
            <w:webHidden/>
          </w:rPr>
          <w:tab/>
        </w:r>
        <w:r>
          <w:rPr>
            <w:noProof/>
            <w:webHidden/>
          </w:rPr>
          <w:fldChar w:fldCharType="begin"/>
        </w:r>
        <w:r>
          <w:rPr>
            <w:noProof/>
            <w:webHidden/>
          </w:rPr>
          <w:instrText xml:space="preserve"> PAGEREF _Toc476053778 \h </w:instrText>
        </w:r>
        <w:r>
          <w:rPr>
            <w:noProof/>
            <w:webHidden/>
          </w:rPr>
        </w:r>
      </w:ins>
      <w:r>
        <w:rPr>
          <w:noProof/>
          <w:webHidden/>
        </w:rPr>
        <w:fldChar w:fldCharType="separate"/>
      </w:r>
      <w:ins w:id="711" w:author="rocio romero panero" w:date="2017-02-28T14:05:00Z">
        <w:r w:rsidR="008F33A2">
          <w:rPr>
            <w:noProof/>
            <w:webHidden/>
          </w:rPr>
          <w:t>21</w:t>
        </w:r>
      </w:ins>
      <w:ins w:id="712" w:author="rocio romero panero" w:date="2017-02-28T13:59:00Z">
        <w:r>
          <w:rPr>
            <w:noProof/>
            <w:webHidden/>
          </w:rPr>
          <w:fldChar w:fldCharType="end"/>
        </w:r>
        <w:r w:rsidRPr="00881C56">
          <w:rPr>
            <w:rStyle w:val="Hipervnculo"/>
            <w:noProof/>
          </w:rPr>
          <w:fldChar w:fldCharType="end"/>
        </w:r>
      </w:ins>
    </w:p>
    <w:p w14:paraId="3866FEFC" w14:textId="77777777" w:rsidR="00DA3070" w:rsidRDefault="00DA3070">
      <w:pPr>
        <w:pStyle w:val="Tabladeilustraciones"/>
        <w:tabs>
          <w:tab w:val="right" w:leader="dot" w:pos="9061"/>
        </w:tabs>
        <w:rPr>
          <w:ins w:id="713" w:author="rocio romero panero" w:date="2017-02-28T13:59:00Z"/>
          <w:rFonts w:asciiTheme="minorHAnsi" w:eastAsiaTheme="minorEastAsia" w:hAnsiTheme="minorHAnsi"/>
          <w:noProof/>
          <w:sz w:val="22"/>
          <w:lang w:val="en-GB" w:eastAsia="en-GB"/>
        </w:rPr>
      </w:pPr>
      <w:ins w:id="71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"_Toc476053779"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21. Estructura de carpetas del servidor</w:t>
        </w:r>
        <w:r>
          <w:rPr>
            <w:noProof/>
            <w:webHidden/>
          </w:rPr>
          <w:tab/>
        </w:r>
        <w:r>
          <w:rPr>
            <w:noProof/>
            <w:webHidden/>
          </w:rPr>
          <w:fldChar w:fldCharType="begin"/>
        </w:r>
        <w:r>
          <w:rPr>
            <w:noProof/>
            <w:webHidden/>
          </w:rPr>
          <w:instrText xml:space="preserve"> PAGEREF _Toc476053779 \h </w:instrText>
        </w:r>
        <w:r>
          <w:rPr>
            <w:noProof/>
            <w:webHidden/>
          </w:rPr>
        </w:r>
      </w:ins>
      <w:r>
        <w:rPr>
          <w:noProof/>
          <w:webHidden/>
        </w:rPr>
        <w:fldChar w:fldCharType="separate"/>
      </w:r>
      <w:ins w:id="715" w:author="rocio romero panero" w:date="2017-02-28T14:05:00Z">
        <w:r w:rsidR="008F33A2">
          <w:rPr>
            <w:noProof/>
            <w:webHidden/>
          </w:rPr>
          <w:t>21</w:t>
        </w:r>
      </w:ins>
      <w:ins w:id="716" w:author="rocio romero panero" w:date="2017-02-28T13:59:00Z">
        <w:r>
          <w:rPr>
            <w:noProof/>
            <w:webHidden/>
          </w:rPr>
          <w:fldChar w:fldCharType="end"/>
        </w:r>
        <w:r w:rsidRPr="00881C56">
          <w:rPr>
            <w:rStyle w:val="Hipervnculo"/>
            <w:noProof/>
          </w:rPr>
          <w:fldChar w:fldCharType="end"/>
        </w:r>
      </w:ins>
    </w:p>
    <w:p w14:paraId="6250C87C" w14:textId="77777777" w:rsidR="00DA3070" w:rsidRDefault="00DA3070">
      <w:pPr>
        <w:pStyle w:val="Tabladeilustraciones"/>
        <w:tabs>
          <w:tab w:val="right" w:leader="dot" w:pos="9061"/>
        </w:tabs>
        <w:rPr>
          <w:ins w:id="717" w:author="rocio romero panero" w:date="2017-02-28T13:59:00Z"/>
          <w:rFonts w:asciiTheme="minorHAnsi" w:eastAsiaTheme="minorEastAsia" w:hAnsiTheme="minorHAnsi"/>
          <w:noProof/>
          <w:sz w:val="22"/>
          <w:lang w:val="en-GB" w:eastAsia="en-GB"/>
        </w:rPr>
      </w:pPr>
      <w:ins w:id="71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22. Archivo connectMongoose</w:t>
        </w:r>
        <w:r>
          <w:rPr>
            <w:noProof/>
            <w:webHidden/>
          </w:rPr>
          <w:tab/>
        </w:r>
        <w:r>
          <w:rPr>
            <w:noProof/>
            <w:webHidden/>
          </w:rPr>
          <w:fldChar w:fldCharType="begin"/>
        </w:r>
        <w:r>
          <w:rPr>
            <w:noProof/>
            <w:webHidden/>
          </w:rPr>
          <w:instrText xml:space="preserve"> PAGEREF _Toc476053780 \h </w:instrText>
        </w:r>
        <w:r>
          <w:rPr>
            <w:noProof/>
            <w:webHidden/>
          </w:rPr>
        </w:r>
      </w:ins>
      <w:r>
        <w:rPr>
          <w:noProof/>
          <w:webHidden/>
        </w:rPr>
        <w:fldChar w:fldCharType="separate"/>
      </w:r>
      <w:ins w:id="719" w:author="rocio romero panero" w:date="2017-02-28T14:05:00Z">
        <w:r w:rsidR="008F33A2">
          <w:rPr>
            <w:noProof/>
            <w:webHidden/>
          </w:rPr>
          <w:t>22</w:t>
        </w:r>
      </w:ins>
      <w:ins w:id="720" w:author="rocio romero panero" w:date="2017-02-28T13:59:00Z">
        <w:r>
          <w:rPr>
            <w:noProof/>
            <w:webHidden/>
          </w:rPr>
          <w:fldChar w:fldCharType="end"/>
        </w:r>
        <w:r w:rsidRPr="00881C56">
          <w:rPr>
            <w:rStyle w:val="Hipervnculo"/>
            <w:noProof/>
          </w:rPr>
          <w:fldChar w:fldCharType="end"/>
        </w:r>
      </w:ins>
    </w:p>
    <w:p w14:paraId="50282D10" w14:textId="77777777" w:rsidR="00DA3070" w:rsidRDefault="00DA3070">
      <w:pPr>
        <w:pStyle w:val="Tabladeilustraciones"/>
        <w:tabs>
          <w:tab w:val="right" w:leader="dot" w:pos="9061"/>
        </w:tabs>
        <w:rPr>
          <w:ins w:id="721" w:author="rocio romero panero" w:date="2017-02-28T13:59:00Z"/>
          <w:rFonts w:asciiTheme="minorHAnsi" w:eastAsiaTheme="minorEastAsia" w:hAnsiTheme="minorHAnsi"/>
          <w:noProof/>
          <w:sz w:val="22"/>
          <w:lang w:val="en-GB" w:eastAsia="en-GB"/>
        </w:rPr>
      </w:pPr>
      <w:ins w:id="72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23. Establecimiento de ruta para acceso a archivos desde public</w:t>
        </w:r>
        <w:r>
          <w:rPr>
            <w:noProof/>
            <w:webHidden/>
          </w:rPr>
          <w:tab/>
        </w:r>
        <w:r>
          <w:rPr>
            <w:noProof/>
            <w:webHidden/>
          </w:rPr>
          <w:fldChar w:fldCharType="begin"/>
        </w:r>
        <w:r>
          <w:rPr>
            <w:noProof/>
            <w:webHidden/>
          </w:rPr>
          <w:instrText xml:space="preserve"> PAGEREF _Toc476053781 \h </w:instrText>
        </w:r>
        <w:r>
          <w:rPr>
            <w:noProof/>
            <w:webHidden/>
          </w:rPr>
        </w:r>
      </w:ins>
      <w:r>
        <w:rPr>
          <w:noProof/>
          <w:webHidden/>
        </w:rPr>
        <w:fldChar w:fldCharType="separate"/>
      </w:r>
      <w:ins w:id="723" w:author="rocio romero panero" w:date="2017-02-28T14:05:00Z">
        <w:r w:rsidR="008F33A2">
          <w:rPr>
            <w:noProof/>
            <w:webHidden/>
          </w:rPr>
          <w:t>23</w:t>
        </w:r>
      </w:ins>
      <w:ins w:id="724" w:author="rocio romero panero" w:date="2017-02-28T13:59:00Z">
        <w:r>
          <w:rPr>
            <w:noProof/>
            <w:webHidden/>
          </w:rPr>
          <w:fldChar w:fldCharType="end"/>
        </w:r>
        <w:r w:rsidRPr="00881C56">
          <w:rPr>
            <w:rStyle w:val="Hipervnculo"/>
            <w:noProof/>
          </w:rPr>
          <w:fldChar w:fldCharType="end"/>
        </w:r>
      </w:ins>
    </w:p>
    <w:p w14:paraId="3055ADDC" w14:textId="77777777" w:rsidR="00DA3070" w:rsidRDefault="00DA3070">
      <w:pPr>
        <w:pStyle w:val="Tabladeilustraciones"/>
        <w:tabs>
          <w:tab w:val="right" w:leader="dot" w:pos="9061"/>
        </w:tabs>
        <w:rPr>
          <w:ins w:id="725" w:author="rocio romero panero" w:date="2017-02-28T13:59:00Z"/>
          <w:rFonts w:asciiTheme="minorHAnsi" w:eastAsiaTheme="minorEastAsia" w:hAnsiTheme="minorHAnsi"/>
          <w:noProof/>
          <w:sz w:val="22"/>
          <w:lang w:val="en-GB" w:eastAsia="en-GB"/>
        </w:rPr>
      </w:pPr>
      <w:ins w:id="72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24. Descarga de imagen de una pregunta</w:t>
        </w:r>
        <w:r>
          <w:rPr>
            <w:noProof/>
            <w:webHidden/>
          </w:rPr>
          <w:tab/>
        </w:r>
        <w:r>
          <w:rPr>
            <w:noProof/>
            <w:webHidden/>
          </w:rPr>
          <w:fldChar w:fldCharType="begin"/>
        </w:r>
        <w:r>
          <w:rPr>
            <w:noProof/>
            <w:webHidden/>
          </w:rPr>
          <w:instrText xml:space="preserve"> PAGEREF _Toc476053782 \h </w:instrText>
        </w:r>
        <w:r>
          <w:rPr>
            <w:noProof/>
            <w:webHidden/>
          </w:rPr>
        </w:r>
      </w:ins>
      <w:r>
        <w:rPr>
          <w:noProof/>
          <w:webHidden/>
        </w:rPr>
        <w:fldChar w:fldCharType="separate"/>
      </w:r>
      <w:ins w:id="727" w:author="rocio romero panero" w:date="2017-02-28T14:05:00Z">
        <w:r w:rsidR="008F33A2">
          <w:rPr>
            <w:noProof/>
            <w:webHidden/>
          </w:rPr>
          <w:t>23</w:t>
        </w:r>
      </w:ins>
      <w:ins w:id="728" w:author="rocio romero panero" w:date="2017-02-28T13:59:00Z">
        <w:r>
          <w:rPr>
            <w:noProof/>
            <w:webHidden/>
          </w:rPr>
          <w:fldChar w:fldCharType="end"/>
        </w:r>
        <w:r w:rsidRPr="00881C56">
          <w:rPr>
            <w:rStyle w:val="Hipervnculo"/>
            <w:noProof/>
          </w:rPr>
          <w:fldChar w:fldCharType="end"/>
        </w:r>
      </w:ins>
    </w:p>
    <w:p w14:paraId="61FB8BBD" w14:textId="77777777" w:rsidR="00DA3070" w:rsidRDefault="00DA3070">
      <w:pPr>
        <w:pStyle w:val="Tabladeilustraciones"/>
        <w:tabs>
          <w:tab w:val="right" w:leader="dot" w:pos="9061"/>
        </w:tabs>
        <w:rPr>
          <w:ins w:id="729" w:author="rocio romero panero" w:date="2017-02-28T13:59:00Z"/>
          <w:rFonts w:asciiTheme="minorHAnsi" w:eastAsiaTheme="minorEastAsia" w:hAnsiTheme="minorHAnsi"/>
          <w:noProof/>
          <w:sz w:val="22"/>
          <w:lang w:val="en-GB" w:eastAsia="en-GB"/>
        </w:rPr>
      </w:pPr>
      <w:ins w:id="73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25. Creación de audio</w:t>
        </w:r>
        <w:r>
          <w:rPr>
            <w:noProof/>
            <w:webHidden/>
          </w:rPr>
          <w:tab/>
        </w:r>
        <w:r>
          <w:rPr>
            <w:noProof/>
            <w:webHidden/>
          </w:rPr>
          <w:fldChar w:fldCharType="begin"/>
        </w:r>
        <w:r>
          <w:rPr>
            <w:noProof/>
            <w:webHidden/>
          </w:rPr>
          <w:instrText xml:space="preserve"> PAGEREF _Toc476053783 \h </w:instrText>
        </w:r>
        <w:r>
          <w:rPr>
            <w:noProof/>
            <w:webHidden/>
          </w:rPr>
        </w:r>
      </w:ins>
      <w:r>
        <w:rPr>
          <w:noProof/>
          <w:webHidden/>
        </w:rPr>
        <w:fldChar w:fldCharType="separate"/>
      </w:r>
      <w:ins w:id="731" w:author="rocio romero panero" w:date="2017-02-28T14:05:00Z">
        <w:r w:rsidR="008F33A2">
          <w:rPr>
            <w:noProof/>
            <w:webHidden/>
          </w:rPr>
          <w:t>24</w:t>
        </w:r>
      </w:ins>
      <w:ins w:id="732" w:author="rocio romero panero" w:date="2017-02-28T13:59:00Z">
        <w:r>
          <w:rPr>
            <w:noProof/>
            <w:webHidden/>
          </w:rPr>
          <w:fldChar w:fldCharType="end"/>
        </w:r>
        <w:r w:rsidRPr="00881C56">
          <w:rPr>
            <w:rStyle w:val="Hipervnculo"/>
            <w:noProof/>
          </w:rPr>
          <w:fldChar w:fldCharType="end"/>
        </w:r>
      </w:ins>
    </w:p>
    <w:p w14:paraId="0A2CC20E" w14:textId="77777777" w:rsidR="00DA3070" w:rsidRDefault="00DA3070">
      <w:pPr>
        <w:pStyle w:val="Tabladeilustraciones"/>
        <w:tabs>
          <w:tab w:val="right" w:leader="dot" w:pos="9061"/>
        </w:tabs>
        <w:rPr>
          <w:ins w:id="733" w:author="rocio romero panero" w:date="2017-02-28T13:59:00Z"/>
          <w:rFonts w:asciiTheme="minorHAnsi" w:eastAsiaTheme="minorEastAsia" w:hAnsiTheme="minorHAnsi"/>
          <w:noProof/>
          <w:sz w:val="22"/>
          <w:lang w:val="en-GB" w:eastAsia="en-GB"/>
        </w:rPr>
      </w:pPr>
      <w:ins w:id="73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26. Ejecución y pausa de audio</w:t>
        </w:r>
        <w:r>
          <w:rPr>
            <w:noProof/>
            <w:webHidden/>
          </w:rPr>
          <w:tab/>
        </w:r>
        <w:r>
          <w:rPr>
            <w:noProof/>
            <w:webHidden/>
          </w:rPr>
          <w:fldChar w:fldCharType="begin"/>
        </w:r>
        <w:r>
          <w:rPr>
            <w:noProof/>
            <w:webHidden/>
          </w:rPr>
          <w:instrText xml:space="preserve"> PAGEREF _Toc476053784 \h </w:instrText>
        </w:r>
        <w:r>
          <w:rPr>
            <w:noProof/>
            <w:webHidden/>
          </w:rPr>
        </w:r>
      </w:ins>
      <w:r>
        <w:rPr>
          <w:noProof/>
          <w:webHidden/>
        </w:rPr>
        <w:fldChar w:fldCharType="separate"/>
      </w:r>
      <w:ins w:id="735" w:author="rocio romero panero" w:date="2017-02-28T14:05:00Z">
        <w:r w:rsidR="008F33A2">
          <w:rPr>
            <w:noProof/>
            <w:webHidden/>
          </w:rPr>
          <w:t>24</w:t>
        </w:r>
      </w:ins>
      <w:ins w:id="736" w:author="rocio romero panero" w:date="2017-02-28T13:59:00Z">
        <w:r>
          <w:rPr>
            <w:noProof/>
            <w:webHidden/>
          </w:rPr>
          <w:fldChar w:fldCharType="end"/>
        </w:r>
        <w:r w:rsidRPr="00881C56">
          <w:rPr>
            <w:rStyle w:val="Hipervnculo"/>
            <w:noProof/>
          </w:rPr>
          <w:fldChar w:fldCharType="end"/>
        </w:r>
      </w:ins>
    </w:p>
    <w:p w14:paraId="721D583E" w14:textId="77777777" w:rsidR="00DA3070" w:rsidRDefault="00DA3070">
      <w:pPr>
        <w:pStyle w:val="Tabladeilustraciones"/>
        <w:tabs>
          <w:tab w:val="right" w:leader="dot" w:pos="9061"/>
        </w:tabs>
        <w:rPr>
          <w:ins w:id="737" w:author="rocio romero panero" w:date="2017-02-28T13:59:00Z"/>
          <w:rFonts w:asciiTheme="minorHAnsi" w:eastAsiaTheme="minorEastAsia" w:hAnsiTheme="minorHAnsi"/>
          <w:noProof/>
          <w:sz w:val="22"/>
          <w:lang w:val="en-GB" w:eastAsia="en-GB"/>
        </w:rPr>
      </w:pPr>
      <w:ins w:id="73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27. Ejemplo de llamada en Postman</w:t>
        </w:r>
        <w:r>
          <w:rPr>
            <w:noProof/>
            <w:webHidden/>
          </w:rPr>
          <w:tab/>
        </w:r>
        <w:r>
          <w:rPr>
            <w:noProof/>
            <w:webHidden/>
          </w:rPr>
          <w:fldChar w:fldCharType="begin"/>
        </w:r>
        <w:r>
          <w:rPr>
            <w:noProof/>
            <w:webHidden/>
          </w:rPr>
          <w:instrText xml:space="preserve"> PAGEREF _Toc476053785 \h </w:instrText>
        </w:r>
        <w:r>
          <w:rPr>
            <w:noProof/>
            <w:webHidden/>
          </w:rPr>
        </w:r>
      </w:ins>
      <w:r>
        <w:rPr>
          <w:noProof/>
          <w:webHidden/>
        </w:rPr>
        <w:fldChar w:fldCharType="separate"/>
      </w:r>
      <w:ins w:id="739" w:author="rocio romero panero" w:date="2017-02-28T14:05:00Z">
        <w:r w:rsidR="008F33A2">
          <w:rPr>
            <w:noProof/>
            <w:webHidden/>
          </w:rPr>
          <w:t>25</w:t>
        </w:r>
      </w:ins>
      <w:ins w:id="740" w:author="rocio romero panero" w:date="2017-02-28T13:59:00Z">
        <w:r>
          <w:rPr>
            <w:noProof/>
            <w:webHidden/>
          </w:rPr>
          <w:fldChar w:fldCharType="end"/>
        </w:r>
        <w:r w:rsidRPr="00881C56">
          <w:rPr>
            <w:rStyle w:val="Hipervnculo"/>
            <w:noProof/>
          </w:rPr>
          <w:fldChar w:fldCharType="end"/>
        </w:r>
      </w:ins>
    </w:p>
    <w:p w14:paraId="6ACF3576" w14:textId="77777777" w:rsidR="00DA3070" w:rsidRDefault="00DA3070">
      <w:pPr>
        <w:pStyle w:val="Tabladeilustraciones"/>
        <w:tabs>
          <w:tab w:val="right" w:leader="dot" w:pos="9061"/>
        </w:tabs>
        <w:rPr>
          <w:ins w:id="741" w:author="rocio romero panero" w:date="2017-02-28T13:59:00Z"/>
          <w:rFonts w:asciiTheme="minorHAnsi" w:eastAsiaTheme="minorEastAsia" w:hAnsiTheme="minorHAnsi"/>
          <w:noProof/>
          <w:sz w:val="22"/>
          <w:lang w:val="en-GB" w:eastAsia="en-GB"/>
        </w:rPr>
      </w:pPr>
      <w:ins w:id="74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28. Ejemplo de respuesta en Postman</w:t>
        </w:r>
        <w:r>
          <w:rPr>
            <w:noProof/>
            <w:webHidden/>
          </w:rPr>
          <w:tab/>
        </w:r>
        <w:r>
          <w:rPr>
            <w:noProof/>
            <w:webHidden/>
          </w:rPr>
          <w:fldChar w:fldCharType="begin"/>
        </w:r>
        <w:r>
          <w:rPr>
            <w:noProof/>
            <w:webHidden/>
          </w:rPr>
          <w:instrText xml:space="preserve"> PAGEREF _Toc476053786 \h </w:instrText>
        </w:r>
        <w:r>
          <w:rPr>
            <w:noProof/>
            <w:webHidden/>
          </w:rPr>
        </w:r>
      </w:ins>
      <w:r>
        <w:rPr>
          <w:noProof/>
          <w:webHidden/>
        </w:rPr>
        <w:fldChar w:fldCharType="separate"/>
      </w:r>
      <w:ins w:id="743" w:author="rocio romero panero" w:date="2017-02-28T14:05:00Z">
        <w:r w:rsidR="008F33A2">
          <w:rPr>
            <w:noProof/>
            <w:webHidden/>
          </w:rPr>
          <w:t>25</w:t>
        </w:r>
      </w:ins>
      <w:ins w:id="744" w:author="rocio romero panero" w:date="2017-02-28T13:59:00Z">
        <w:r>
          <w:rPr>
            <w:noProof/>
            <w:webHidden/>
          </w:rPr>
          <w:fldChar w:fldCharType="end"/>
        </w:r>
        <w:r w:rsidRPr="00881C56">
          <w:rPr>
            <w:rStyle w:val="Hipervnculo"/>
            <w:noProof/>
          </w:rPr>
          <w:fldChar w:fldCharType="end"/>
        </w:r>
      </w:ins>
    </w:p>
    <w:p w14:paraId="2A42E249" w14:textId="77777777" w:rsidR="00DA3070" w:rsidRDefault="00DA3070">
      <w:pPr>
        <w:pStyle w:val="Tabladeilustraciones"/>
        <w:tabs>
          <w:tab w:val="right" w:leader="dot" w:pos="9061"/>
        </w:tabs>
        <w:rPr>
          <w:ins w:id="745" w:author="rocio romero panero" w:date="2017-02-28T13:59:00Z"/>
          <w:rFonts w:asciiTheme="minorHAnsi" w:eastAsiaTheme="minorEastAsia" w:hAnsiTheme="minorHAnsi"/>
          <w:noProof/>
          <w:sz w:val="22"/>
          <w:lang w:val="en-GB" w:eastAsia="en-GB"/>
        </w:rPr>
      </w:pPr>
      <w:ins w:id="74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29. Función de creación del token</w:t>
        </w:r>
        <w:r>
          <w:rPr>
            <w:noProof/>
            <w:webHidden/>
          </w:rPr>
          <w:tab/>
        </w:r>
        <w:r>
          <w:rPr>
            <w:noProof/>
            <w:webHidden/>
          </w:rPr>
          <w:fldChar w:fldCharType="begin"/>
        </w:r>
        <w:r>
          <w:rPr>
            <w:noProof/>
            <w:webHidden/>
          </w:rPr>
          <w:instrText xml:space="preserve"> PAGEREF _Toc476053787 \h </w:instrText>
        </w:r>
        <w:r>
          <w:rPr>
            <w:noProof/>
            <w:webHidden/>
          </w:rPr>
        </w:r>
      </w:ins>
      <w:r>
        <w:rPr>
          <w:noProof/>
          <w:webHidden/>
        </w:rPr>
        <w:fldChar w:fldCharType="separate"/>
      </w:r>
      <w:ins w:id="747" w:author="rocio romero panero" w:date="2017-02-28T14:05:00Z">
        <w:r w:rsidR="008F33A2">
          <w:rPr>
            <w:noProof/>
            <w:webHidden/>
          </w:rPr>
          <w:t>27</w:t>
        </w:r>
      </w:ins>
      <w:ins w:id="748" w:author="rocio romero panero" w:date="2017-02-28T13:59:00Z">
        <w:r>
          <w:rPr>
            <w:noProof/>
            <w:webHidden/>
          </w:rPr>
          <w:fldChar w:fldCharType="end"/>
        </w:r>
        <w:r w:rsidRPr="00881C56">
          <w:rPr>
            <w:rStyle w:val="Hipervnculo"/>
            <w:noProof/>
          </w:rPr>
          <w:fldChar w:fldCharType="end"/>
        </w:r>
      </w:ins>
    </w:p>
    <w:p w14:paraId="62EFCC14" w14:textId="77777777" w:rsidR="00DA3070" w:rsidRDefault="00DA3070">
      <w:pPr>
        <w:pStyle w:val="Tabladeilustraciones"/>
        <w:tabs>
          <w:tab w:val="right" w:leader="dot" w:pos="9061"/>
        </w:tabs>
        <w:rPr>
          <w:ins w:id="749" w:author="rocio romero panero" w:date="2017-02-28T13:59:00Z"/>
          <w:rFonts w:asciiTheme="minorHAnsi" w:eastAsiaTheme="minorEastAsia" w:hAnsiTheme="minorHAnsi"/>
          <w:noProof/>
          <w:sz w:val="22"/>
          <w:lang w:val="en-GB" w:eastAsia="en-GB"/>
        </w:rPr>
      </w:pPr>
      <w:ins w:id="75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30. Diferente menú según el tipo de usuario</w:t>
        </w:r>
        <w:r>
          <w:rPr>
            <w:noProof/>
            <w:webHidden/>
          </w:rPr>
          <w:tab/>
        </w:r>
        <w:r>
          <w:rPr>
            <w:noProof/>
            <w:webHidden/>
          </w:rPr>
          <w:fldChar w:fldCharType="begin"/>
        </w:r>
        <w:r>
          <w:rPr>
            <w:noProof/>
            <w:webHidden/>
          </w:rPr>
          <w:instrText xml:space="preserve"> PAGEREF _Toc476053788 \h </w:instrText>
        </w:r>
        <w:r>
          <w:rPr>
            <w:noProof/>
            <w:webHidden/>
          </w:rPr>
        </w:r>
      </w:ins>
      <w:r>
        <w:rPr>
          <w:noProof/>
          <w:webHidden/>
        </w:rPr>
        <w:fldChar w:fldCharType="separate"/>
      </w:r>
      <w:ins w:id="751" w:author="rocio romero panero" w:date="2017-02-28T14:05:00Z">
        <w:r w:rsidR="008F33A2">
          <w:rPr>
            <w:noProof/>
            <w:webHidden/>
          </w:rPr>
          <w:t>28</w:t>
        </w:r>
      </w:ins>
      <w:ins w:id="752" w:author="rocio romero panero" w:date="2017-02-28T13:59:00Z">
        <w:r>
          <w:rPr>
            <w:noProof/>
            <w:webHidden/>
          </w:rPr>
          <w:fldChar w:fldCharType="end"/>
        </w:r>
        <w:r w:rsidRPr="00881C56">
          <w:rPr>
            <w:rStyle w:val="Hipervnculo"/>
            <w:noProof/>
          </w:rPr>
          <w:fldChar w:fldCharType="end"/>
        </w:r>
      </w:ins>
    </w:p>
    <w:p w14:paraId="247518FF" w14:textId="77777777" w:rsidR="00DA3070" w:rsidRDefault="00DA3070">
      <w:pPr>
        <w:pStyle w:val="Tabladeilustraciones"/>
        <w:tabs>
          <w:tab w:val="right" w:leader="dot" w:pos="9061"/>
        </w:tabs>
        <w:rPr>
          <w:ins w:id="753" w:author="rocio romero panero" w:date="2017-02-28T13:59:00Z"/>
          <w:rFonts w:asciiTheme="minorHAnsi" w:eastAsiaTheme="minorEastAsia" w:hAnsiTheme="minorHAnsi"/>
          <w:noProof/>
          <w:sz w:val="22"/>
          <w:lang w:val="en-GB" w:eastAsia="en-GB"/>
        </w:rPr>
      </w:pPr>
      <w:ins w:id="75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"_Toc476053789"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31. Pantalla de autenticación</w:t>
        </w:r>
        <w:r>
          <w:rPr>
            <w:noProof/>
            <w:webHidden/>
          </w:rPr>
          <w:tab/>
        </w:r>
        <w:r>
          <w:rPr>
            <w:noProof/>
            <w:webHidden/>
          </w:rPr>
          <w:fldChar w:fldCharType="begin"/>
        </w:r>
        <w:r>
          <w:rPr>
            <w:noProof/>
            <w:webHidden/>
          </w:rPr>
          <w:instrText xml:space="preserve"> PAGEREF _Toc476053789 \h </w:instrText>
        </w:r>
        <w:r>
          <w:rPr>
            <w:noProof/>
            <w:webHidden/>
          </w:rPr>
        </w:r>
      </w:ins>
      <w:r>
        <w:rPr>
          <w:noProof/>
          <w:webHidden/>
        </w:rPr>
        <w:fldChar w:fldCharType="separate"/>
      </w:r>
      <w:ins w:id="755" w:author="rocio romero panero" w:date="2017-02-28T14:05:00Z">
        <w:r w:rsidR="008F33A2">
          <w:rPr>
            <w:noProof/>
            <w:webHidden/>
          </w:rPr>
          <w:t>28</w:t>
        </w:r>
      </w:ins>
      <w:ins w:id="756" w:author="rocio romero panero" w:date="2017-02-28T13:59:00Z">
        <w:r>
          <w:rPr>
            <w:noProof/>
            <w:webHidden/>
          </w:rPr>
          <w:fldChar w:fldCharType="end"/>
        </w:r>
        <w:r w:rsidRPr="00881C56">
          <w:rPr>
            <w:rStyle w:val="Hipervnculo"/>
            <w:noProof/>
          </w:rPr>
          <w:fldChar w:fldCharType="end"/>
        </w:r>
      </w:ins>
    </w:p>
    <w:p w14:paraId="3B4CC089" w14:textId="77777777" w:rsidR="00DA3070" w:rsidRDefault="00DA3070">
      <w:pPr>
        <w:pStyle w:val="Tabladeilustraciones"/>
        <w:tabs>
          <w:tab w:val="right" w:leader="dot" w:pos="9061"/>
        </w:tabs>
        <w:rPr>
          <w:ins w:id="757" w:author="rocio romero panero" w:date="2017-02-28T13:59:00Z"/>
          <w:rFonts w:asciiTheme="minorHAnsi" w:eastAsiaTheme="minorEastAsia" w:hAnsiTheme="minorHAnsi"/>
          <w:noProof/>
          <w:sz w:val="22"/>
          <w:lang w:val="en-GB" w:eastAsia="en-GB"/>
        </w:rPr>
      </w:pPr>
      <w:ins w:id="75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32. Popup de autenticación fallida</w:t>
        </w:r>
        <w:r>
          <w:rPr>
            <w:noProof/>
            <w:webHidden/>
          </w:rPr>
          <w:tab/>
        </w:r>
        <w:r>
          <w:rPr>
            <w:noProof/>
            <w:webHidden/>
          </w:rPr>
          <w:fldChar w:fldCharType="begin"/>
        </w:r>
        <w:r>
          <w:rPr>
            <w:noProof/>
            <w:webHidden/>
          </w:rPr>
          <w:instrText xml:space="preserve"> PAGEREF _Toc476053790 \h </w:instrText>
        </w:r>
        <w:r>
          <w:rPr>
            <w:noProof/>
            <w:webHidden/>
          </w:rPr>
        </w:r>
      </w:ins>
      <w:r>
        <w:rPr>
          <w:noProof/>
          <w:webHidden/>
        </w:rPr>
        <w:fldChar w:fldCharType="separate"/>
      </w:r>
      <w:ins w:id="759" w:author="rocio romero panero" w:date="2017-02-28T14:05:00Z">
        <w:r w:rsidR="008F33A2">
          <w:rPr>
            <w:noProof/>
            <w:webHidden/>
          </w:rPr>
          <w:t>29</w:t>
        </w:r>
      </w:ins>
      <w:ins w:id="760" w:author="rocio romero panero" w:date="2017-02-28T13:59:00Z">
        <w:r>
          <w:rPr>
            <w:noProof/>
            <w:webHidden/>
          </w:rPr>
          <w:fldChar w:fldCharType="end"/>
        </w:r>
        <w:r w:rsidRPr="00881C56">
          <w:rPr>
            <w:rStyle w:val="Hipervnculo"/>
            <w:noProof/>
          </w:rPr>
          <w:fldChar w:fldCharType="end"/>
        </w:r>
      </w:ins>
    </w:p>
    <w:p w14:paraId="0A830FB4" w14:textId="77777777" w:rsidR="00DA3070" w:rsidRDefault="00DA3070">
      <w:pPr>
        <w:pStyle w:val="Tabladeilustraciones"/>
        <w:tabs>
          <w:tab w:val="right" w:leader="dot" w:pos="9061"/>
        </w:tabs>
        <w:rPr>
          <w:ins w:id="761" w:author="rocio romero panero" w:date="2017-02-28T13:59:00Z"/>
          <w:rFonts w:asciiTheme="minorHAnsi" w:eastAsiaTheme="minorEastAsia" w:hAnsiTheme="minorHAnsi"/>
          <w:noProof/>
          <w:sz w:val="22"/>
          <w:lang w:val="en-GB" w:eastAsia="en-GB"/>
        </w:rPr>
      </w:pPr>
      <w:ins w:id="76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33. Local storage</w:t>
        </w:r>
        <w:r>
          <w:rPr>
            <w:noProof/>
            <w:webHidden/>
          </w:rPr>
          <w:tab/>
        </w:r>
        <w:r>
          <w:rPr>
            <w:noProof/>
            <w:webHidden/>
          </w:rPr>
          <w:fldChar w:fldCharType="begin"/>
        </w:r>
        <w:r>
          <w:rPr>
            <w:noProof/>
            <w:webHidden/>
          </w:rPr>
          <w:instrText xml:space="preserve"> PAGEREF _Toc476053791 \h </w:instrText>
        </w:r>
        <w:r>
          <w:rPr>
            <w:noProof/>
            <w:webHidden/>
          </w:rPr>
        </w:r>
      </w:ins>
      <w:r>
        <w:rPr>
          <w:noProof/>
          <w:webHidden/>
        </w:rPr>
        <w:fldChar w:fldCharType="separate"/>
      </w:r>
      <w:ins w:id="763" w:author="rocio romero panero" w:date="2017-02-28T14:05:00Z">
        <w:r w:rsidR="008F33A2">
          <w:rPr>
            <w:noProof/>
            <w:webHidden/>
          </w:rPr>
          <w:t>29</w:t>
        </w:r>
      </w:ins>
      <w:ins w:id="764" w:author="rocio romero panero" w:date="2017-02-28T13:59:00Z">
        <w:r>
          <w:rPr>
            <w:noProof/>
            <w:webHidden/>
          </w:rPr>
          <w:fldChar w:fldCharType="end"/>
        </w:r>
        <w:r w:rsidRPr="00881C56">
          <w:rPr>
            <w:rStyle w:val="Hipervnculo"/>
            <w:noProof/>
          </w:rPr>
          <w:fldChar w:fldCharType="end"/>
        </w:r>
      </w:ins>
    </w:p>
    <w:p w14:paraId="60FE2E40" w14:textId="77777777" w:rsidR="00DA3070" w:rsidRDefault="00DA3070">
      <w:pPr>
        <w:pStyle w:val="Tabladeilustraciones"/>
        <w:tabs>
          <w:tab w:val="right" w:leader="dot" w:pos="9061"/>
        </w:tabs>
        <w:rPr>
          <w:ins w:id="765" w:author="rocio romero panero" w:date="2017-02-28T13:59:00Z"/>
          <w:rFonts w:asciiTheme="minorHAnsi" w:eastAsiaTheme="minorEastAsia" w:hAnsiTheme="minorHAnsi"/>
          <w:noProof/>
          <w:sz w:val="22"/>
          <w:lang w:val="en-GB" w:eastAsia="en-GB"/>
        </w:rPr>
      </w:pPr>
      <w:ins w:id="76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34. Popups de recordar contraseña</w:t>
        </w:r>
        <w:r>
          <w:rPr>
            <w:noProof/>
            <w:webHidden/>
          </w:rPr>
          <w:tab/>
        </w:r>
        <w:r>
          <w:rPr>
            <w:noProof/>
            <w:webHidden/>
          </w:rPr>
          <w:fldChar w:fldCharType="begin"/>
        </w:r>
        <w:r>
          <w:rPr>
            <w:noProof/>
            <w:webHidden/>
          </w:rPr>
          <w:instrText xml:space="preserve"> PAGEREF _Toc476053792 \h </w:instrText>
        </w:r>
        <w:r>
          <w:rPr>
            <w:noProof/>
            <w:webHidden/>
          </w:rPr>
        </w:r>
      </w:ins>
      <w:r>
        <w:rPr>
          <w:noProof/>
          <w:webHidden/>
        </w:rPr>
        <w:fldChar w:fldCharType="separate"/>
      </w:r>
      <w:ins w:id="767" w:author="rocio romero panero" w:date="2017-02-28T14:05:00Z">
        <w:r w:rsidR="008F33A2">
          <w:rPr>
            <w:noProof/>
            <w:webHidden/>
          </w:rPr>
          <w:t>29</w:t>
        </w:r>
      </w:ins>
      <w:ins w:id="768" w:author="rocio romero panero" w:date="2017-02-28T13:59:00Z">
        <w:r>
          <w:rPr>
            <w:noProof/>
            <w:webHidden/>
          </w:rPr>
          <w:fldChar w:fldCharType="end"/>
        </w:r>
        <w:r w:rsidRPr="00881C56">
          <w:rPr>
            <w:rStyle w:val="Hipervnculo"/>
            <w:noProof/>
          </w:rPr>
          <w:fldChar w:fldCharType="end"/>
        </w:r>
      </w:ins>
    </w:p>
    <w:p w14:paraId="1241407E" w14:textId="77777777" w:rsidR="00DA3070" w:rsidRDefault="00DA3070">
      <w:pPr>
        <w:pStyle w:val="Tabladeilustraciones"/>
        <w:tabs>
          <w:tab w:val="right" w:leader="dot" w:pos="9061"/>
        </w:tabs>
        <w:rPr>
          <w:ins w:id="769" w:author="rocio romero panero" w:date="2017-02-28T13:59:00Z"/>
          <w:rFonts w:asciiTheme="minorHAnsi" w:eastAsiaTheme="minorEastAsia" w:hAnsiTheme="minorHAnsi"/>
          <w:noProof/>
          <w:sz w:val="22"/>
          <w:lang w:val="en-GB" w:eastAsia="en-GB"/>
        </w:rPr>
      </w:pPr>
      <w:ins w:id="77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35. Correo recibido al cambiar de contraseña</w:t>
        </w:r>
        <w:r>
          <w:rPr>
            <w:noProof/>
            <w:webHidden/>
          </w:rPr>
          <w:tab/>
        </w:r>
        <w:r>
          <w:rPr>
            <w:noProof/>
            <w:webHidden/>
          </w:rPr>
          <w:fldChar w:fldCharType="begin"/>
        </w:r>
        <w:r>
          <w:rPr>
            <w:noProof/>
            <w:webHidden/>
          </w:rPr>
          <w:instrText xml:space="preserve"> PAGEREF _Toc476053793 \h </w:instrText>
        </w:r>
        <w:r>
          <w:rPr>
            <w:noProof/>
            <w:webHidden/>
          </w:rPr>
        </w:r>
      </w:ins>
      <w:r>
        <w:rPr>
          <w:noProof/>
          <w:webHidden/>
        </w:rPr>
        <w:fldChar w:fldCharType="separate"/>
      </w:r>
      <w:ins w:id="771" w:author="rocio romero panero" w:date="2017-02-28T14:05:00Z">
        <w:r w:rsidR="008F33A2">
          <w:rPr>
            <w:noProof/>
            <w:webHidden/>
          </w:rPr>
          <w:t>30</w:t>
        </w:r>
      </w:ins>
      <w:ins w:id="772" w:author="rocio romero panero" w:date="2017-02-28T13:59:00Z">
        <w:r>
          <w:rPr>
            <w:noProof/>
            <w:webHidden/>
          </w:rPr>
          <w:fldChar w:fldCharType="end"/>
        </w:r>
        <w:r w:rsidRPr="00881C56">
          <w:rPr>
            <w:rStyle w:val="Hipervnculo"/>
            <w:noProof/>
          </w:rPr>
          <w:fldChar w:fldCharType="end"/>
        </w:r>
      </w:ins>
    </w:p>
    <w:p w14:paraId="6C53E32F" w14:textId="77777777" w:rsidR="00DA3070" w:rsidRDefault="00DA3070">
      <w:pPr>
        <w:pStyle w:val="Tabladeilustraciones"/>
        <w:tabs>
          <w:tab w:val="right" w:leader="dot" w:pos="9061"/>
        </w:tabs>
        <w:rPr>
          <w:ins w:id="773" w:author="rocio romero panero" w:date="2017-02-28T13:59:00Z"/>
          <w:rFonts w:asciiTheme="minorHAnsi" w:eastAsiaTheme="minorEastAsia" w:hAnsiTheme="minorHAnsi"/>
          <w:noProof/>
          <w:sz w:val="22"/>
          <w:lang w:val="en-GB" w:eastAsia="en-GB"/>
        </w:rPr>
      </w:pPr>
      <w:ins w:id="77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36. Pantalla de administración</w:t>
        </w:r>
        <w:r>
          <w:rPr>
            <w:noProof/>
            <w:webHidden/>
          </w:rPr>
          <w:tab/>
        </w:r>
        <w:r>
          <w:rPr>
            <w:noProof/>
            <w:webHidden/>
          </w:rPr>
          <w:fldChar w:fldCharType="begin"/>
        </w:r>
        <w:r>
          <w:rPr>
            <w:noProof/>
            <w:webHidden/>
          </w:rPr>
          <w:instrText xml:space="preserve"> PAGEREF _Toc476053794 \h </w:instrText>
        </w:r>
        <w:r>
          <w:rPr>
            <w:noProof/>
            <w:webHidden/>
          </w:rPr>
        </w:r>
      </w:ins>
      <w:r>
        <w:rPr>
          <w:noProof/>
          <w:webHidden/>
        </w:rPr>
        <w:fldChar w:fldCharType="separate"/>
      </w:r>
      <w:ins w:id="775" w:author="rocio romero panero" w:date="2017-02-28T14:05:00Z">
        <w:r w:rsidR="008F33A2">
          <w:rPr>
            <w:noProof/>
            <w:webHidden/>
          </w:rPr>
          <w:t>30</w:t>
        </w:r>
      </w:ins>
      <w:ins w:id="776" w:author="rocio romero panero" w:date="2017-02-28T13:59:00Z">
        <w:r>
          <w:rPr>
            <w:noProof/>
            <w:webHidden/>
          </w:rPr>
          <w:fldChar w:fldCharType="end"/>
        </w:r>
        <w:r w:rsidRPr="00881C56">
          <w:rPr>
            <w:rStyle w:val="Hipervnculo"/>
            <w:noProof/>
          </w:rPr>
          <w:fldChar w:fldCharType="end"/>
        </w:r>
      </w:ins>
    </w:p>
    <w:p w14:paraId="693F71DD" w14:textId="77777777" w:rsidR="00DA3070" w:rsidRDefault="00DA3070">
      <w:pPr>
        <w:pStyle w:val="Tabladeilustraciones"/>
        <w:tabs>
          <w:tab w:val="right" w:leader="dot" w:pos="9061"/>
        </w:tabs>
        <w:rPr>
          <w:ins w:id="777" w:author="rocio romero panero" w:date="2017-02-28T13:59:00Z"/>
          <w:rFonts w:asciiTheme="minorHAnsi" w:eastAsiaTheme="minorEastAsia" w:hAnsiTheme="minorHAnsi"/>
          <w:noProof/>
          <w:sz w:val="22"/>
          <w:lang w:val="en-GB" w:eastAsia="en-GB"/>
        </w:rPr>
      </w:pPr>
      <w:ins w:id="77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37. Popup de creación de usuario</w:t>
        </w:r>
        <w:r>
          <w:rPr>
            <w:noProof/>
            <w:webHidden/>
          </w:rPr>
          <w:tab/>
        </w:r>
        <w:r>
          <w:rPr>
            <w:noProof/>
            <w:webHidden/>
          </w:rPr>
          <w:fldChar w:fldCharType="begin"/>
        </w:r>
        <w:r>
          <w:rPr>
            <w:noProof/>
            <w:webHidden/>
          </w:rPr>
          <w:instrText xml:space="preserve"> PAGEREF _Toc476053795 \h </w:instrText>
        </w:r>
        <w:r>
          <w:rPr>
            <w:noProof/>
            <w:webHidden/>
          </w:rPr>
        </w:r>
      </w:ins>
      <w:r>
        <w:rPr>
          <w:noProof/>
          <w:webHidden/>
        </w:rPr>
        <w:fldChar w:fldCharType="separate"/>
      </w:r>
      <w:ins w:id="779" w:author="rocio romero panero" w:date="2017-02-28T14:05:00Z">
        <w:r w:rsidR="008F33A2">
          <w:rPr>
            <w:noProof/>
            <w:webHidden/>
          </w:rPr>
          <w:t>31</w:t>
        </w:r>
      </w:ins>
      <w:ins w:id="780" w:author="rocio romero panero" w:date="2017-02-28T13:59:00Z">
        <w:r>
          <w:rPr>
            <w:noProof/>
            <w:webHidden/>
          </w:rPr>
          <w:fldChar w:fldCharType="end"/>
        </w:r>
        <w:r w:rsidRPr="00881C56">
          <w:rPr>
            <w:rStyle w:val="Hipervnculo"/>
            <w:noProof/>
          </w:rPr>
          <w:fldChar w:fldCharType="end"/>
        </w:r>
      </w:ins>
    </w:p>
    <w:p w14:paraId="42002BCA" w14:textId="77777777" w:rsidR="00DA3070" w:rsidRDefault="00DA3070">
      <w:pPr>
        <w:pStyle w:val="Tabladeilustraciones"/>
        <w:tabs>
          <w:tab w:val="right" w:leader="dot" w:pos="9061"/>
        </w:tabs>
        <w:rPr>
          <w:ins w:id="781" w:author="rocio romero panero" w:date="2017-02-28T13:59:00Z"/>
          <w:rFonts w:asciiTheme="minorHAnsi" w:eastAsiaTheme="minorEastAsia" w:hAnsiTheme="minorHAnsi"/>
          <w:noProof/>
          <w:sz w:val="22"/>
          <w:lang w:val="en-GB" w:eastAsia="en-GB"/>
        </w:rPr>
      </w:pPr>
      <w:ins w:id="78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38. Email de creación de usuario</w:t>
        </w:r>
        <w:r>
          <w:rPr>
            <w:noProof/>
            <w:webHidden/>
          </w:rPr>
          <w:tab/>
        </w:r>
        <w:r>
          <w:rPr>
            <w:noProof/>
            <w:webHidden/>
          </w:rPr>
          <w:fldChar w:fldCharType="begin"/>
        </w:r>
        <w:r>
          <w:rPr>
            <w:noProof/>
            <w:webHidden/>
          </w:rPr>
          <w:instrText xml:space="preserve"> PAGEREF _Toc476053796 \h </w:instrText>
        </w:r>
        <w:r>
          <w:rPr>
            <w:noProof/>
            <w:webHidden/>
          </w:rPr>
        </w:r>
      </w:ins>
      <w:r>
        <w:rPr>
          <w:noProof/>
          <w:webHidden/>
        </w:rPr>
        <w:fldChar w:fldCharType="separate"/>
      </w:r>
      <w:ins w:id="783" w:author="rocio romero panero" w:date="2017-02-28T14:05:00Z">
        <w:r w:rsidR="008F33A2">
          <w:rPr>
            <w:noProof/>
            <w:webHidden/>
          </w:rPr>
          <w:t>31</w:t>
        </w:r>
      </w:ins>
      <w:ins w:id="784" w:author="rocio romero panero" w:date="2017-02-28T13:59:00Z">
        <w:r>
          <w:rPr>
            <w:noProof/>
            <w:webHidden/>
          </w:rPr>
          <w:fldChar w:fldCharType="end"/>
        </w:r>
        <w:r w:rsidRPr="00881C56">
          <w:rPr>
            <w:rStyle w:val="Hipervnculo"/>
            <w:noProof/>
          </w:rPr>
          <w:fldChar w:fldCharType="end"/>
        </w:r>
      </w:ins>
    </w:p>
    <w:p w14:paraId="1B9CAB91" w14:textId="77777777" w:rsidR="00DA3070" w:rsidRDefault="00DA3070">
      <w:pPr>
        <w:pStyle w:val="Tabladeilustraciones"/>
        <w:tabs>
          <w:tab w:val="right" w:leader="dot" w:pos="9061"/>
        </w:tabs>
        <w:rPr>
          <w:ins w:id="785" w:author="rocio romero panero" w:date="2017-02-28T13:59:00Z"/>
          <w:rFonts w:asciiTheme="minorHAnsi" w:eastAsiaTheme="minorEastAsia" w:hAnsiTheme="minorHAnsi"/>
          <w:noProof/>
          <w:sz w:val="22"/>
          <w:lang w:val="en-GB" w:eastAsia="en-GB"/>
        </w:rPr>
      </w:pPr>
      <w:ins w:id="78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39. Pantalla de gestión de usuarios</w:t>
        </w:r>
        <w:r>
          <w:rPr>
            <w:noProof/>
            <w:webHidden/>
          </w:rPr>
          <w:tab/>
        </w:r>
        <w:r>
          <w:rPr>
            <w:noProof/>
            <w:webHidden/>
          </w:rPr>
          <w:fldChar w:fldCharType="begin"/>
        </w:r>
        <w:r>
          <w:rPr>
            <w:noProof/>
            <w:webHidden/>
          </w:rPr>
          <w:instrText xml:space="preserve"> PAGEREF _Toc476053797 \h </w:instrText>
        </w:r>
        <w:r>
          <w:rPr>
            <w:noProof/>
            <w:webHidden/>
          </w:rPr>
        </w:r>
      </w:ins>
      <w:r>
        <w:rPr>
          <w:noProof/>
          <w:webHidden/>
        </w:rPr>
        <w:fldChar w:fldCharType="separate"/>
      </w:r>
      <w:ins w:id="787" w:author="rocio romero panero" w:date="2017-02-28T14:05:00Z">
        <w:r w:rsidR="008F33A2">
          <w:rPr>
            <w:noProof/>
            <w:webHidden/>
          </w:rPr>
          <w:t>32</w:t>
        </w:r>
      </w:ins>
      <w:ins w:id="788" w:author="rocio romero panero" w:date="2017-02-28T13:59:00Z">
        <w:r>
          <w:rPr>
            <w:noProof/>
            <w:webHidden/>
          </w:rPr>
          <w:fldChar w:fldCharType="end"/>
        </w:r>
        <w:r w:rsidRPr="00881C56">
          <w:rPr>
            <w:rStyle w:val="Hipervnculo"/>
            <w:noProof/>
          </w:rPr>
          <w:fldChar w:fldCharType="end"/>
        </w:r>
      </w:ins>
    </w:p>
    <w:p w14:paraId="646EA294" w14:textId="77777777" w:rsidR="00DA3070" w:rsidRDefault="00DA3070">
      <w:pPr>
        <w:pStyle w:val="Tabladeilustraciones"/>
        <w:tabs>
          <w:tab w:val="right" w:leader="dot" w:pos="9061"/>
        </w:tabs>
        <w:rPr>
          <w:ins w:id="789" w:author="rocio romero panero" w:date="2017-02-28T13:59:00Z"/>
          <w:rFonts w:asciiTheme="minorHAnsi" w:eastAsiaTheme="minorEastAsia" w:hAnsiTheme="minorHAnsi"/>
          <w:noProof/>
          <w:sz w:val="22"/>
          <w:lang w:val="en-GB" w:eastAsia="en-GB"/>
        </w:rPr>
      </w:pPr>
      <w:ins w:id="79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"_Toc476053798"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40. Popup de eliminación de usuario</w:t>
        </w:r>
        <w:r>
          <w:rPr>
            <w:noProof/>
            <w:webHidden/>
          </w:rPr>
          <w:tab/>
        </w:r>
        <w:r>
          <w:rPr>
            <w:noProof/>
            <w:webHidden/>
          </w:rPr>
          <w:fldChar w:fldCharType="begin"/>
        </w:r>
        <w:r>
          <w:rPr>
            <w:noProof/>
            <w:webHidden/>
          </w:rPr>
          <w:instrText xml:space="preserve"> PAGEREF _Toc476053798 \h </w:instrText>
        </w:r>
        <w:r>
          <w:rPr>
            <w:noProof/>
            <w:webHidden/>
          </w:rPr>
        </w:r>
      </w:ins>
      <w:r>
        <w:rPr>
          <w:noProof/>
          <w:webHidden/>
        </w:rPr>
        <w:fldChar w:fldCharType="separate"/>
      </w:r>
      <w:ins w:id="791" w:author="rocio romero panero" w:date="2017-02-28T14:05:00Z">
        <w:r w:rsidR="008F33A2">
          <w:rPr>
            <w:noProof/>
            <w:webHidden/>
          </w:rPr>
          <w:t>32</w:t>
        </w:r>
      </w:ins>
      <w:ins w:id="792" w:author="rocio romero panero" w:date="2017-02-28T13:59:00Z">
        <w:r>
          <w:rPr>
            <w:noProof/>
            <w:webHidden/>
          </w:rPr>
          <w:fldChar w:fldCharType="end"/>
        </w:r>
        <w:r w:rsidRPr="00881C56">
          <w:rPr>
            <w:rStyle w:val="Hipervnculo"/>
            <w:noProof/>
          </w:rPr>
          <w:fldChar w:fldCharType="end"/>
        </w:r>
      </w:ins>
    </w:p>
    <w:p w14:paraId="035FFDDB" w14:textId="77777777" w:rsidR="00DA3070" w:rsidRDefault="00DA3070">
      <w:pPr>
        <w:pStyle w:val="Tabladeilustraciones"/>
        <w:tabs>
          <w:tab w:val="right" w:leader="dot" w:pos="9061"/>
        </w:tabs>
        <w:rPr>
          <w:ins w:id="793" w:author="rocio romero panero" w:date="2017-02-28T13:59:00Z"/>
          <w:rFonts w:asciiTheme="minorHAnsi" w:eastAsiaTheme="minorEastAsia" w:hAnsiTheme="minorHAnsi"/>
          <w:noProof/>
          <w:sz w:val="22"/>
          <w:lang w:val="en-GB" w:eastAsia="en-GB"/>
        </w:rPr>
      </w:pPr>
      <w:ins w:id="794" w:author="rocio romero panero" w:date="2017-02-28T13:59:00Z">
        <w:r w:rsidRPr="00881C56">
          <w:rPr>
            <w:rStyle w:val="Hipervnculo"/>
            <w:noProof/>
          </w:rPr>
          <w:lastRenderedPageBreak/>
          <w:fldChar w:fldCharType="begin"/>
        </w:r>
        <w:r w:rsidRPr="00881C56">
          <w:rPr>
            <w:rStyle w:val="Hipervnculo"/>
            <w:noProof/>
          </w:rPr>
          <w:instrText xml:space="preserve"> </w:instrText>
        </w:r>
        <w:r>
          <w:rPr>
            <w:noProof/>
          </w:rPr>
          <w:instrText>HYPERLINK \l "_Toc476053799"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41. Popups de modificación de usuario</w:t>
        </w:r>
        <w:r>
          <w:rPr>
            <w:noProof/>
            <w:webHidden/>
          </w:rPr>
          <w:tab/>
        </w:r>
        <w:r>
          <w:rPr>
            <w:noProof/>
            <w:webHidden/>
          </w:rPr>
          <w:fldChar w:fldCharType="begin"/>
        </w:r>
        <w:r>
          <w:rPr>
            <w:noProof/>
            <w:webHidden/>
          </w:rPr>
          <w:instrText xml:space="preserve"> PAGEREF _Toc476053799 \h </w:instrText>
        </w:r>
        <w:r>
          <w:rPr>
            <w:noProof/>
            <w:webHidden/>
          </w:rPr>
        </w:r>
      </w:ins>
      <w:r>
        <w:rPr>
          <w:noProof/>
          <w:webHidden/>
        </w:rPr>
        <w:fldChar w:fldCharType="separate"/>
      </w:r>
      <w:ins w:id="795" w:author="rocio romero panero" w:date="2017-02-28T14:05:00Z">
        <w:r w:rsidR="008F33A2">
          <w:rPr>
            <w:noProof/>
            <w:webHidden/>
          </w:rPr>
          <w:t>33</w:t>
        </w:r>
      </w:ins>
      <w:ins w:id="796" w:author="rocio romero panero" w:date="2017-02-28T13:59:00Z">
        <w:r>
          <w:rPr>
            <w:noProof/>
            <w:webHidden/>
          </w:rPr>
          <w:fldChar w:fldCharType="end"/>
        </w:r>
        <w:r w:rsidRPr="00881C56">
          <w:rPr>
            <w:rStyle w:val="Hipervnculo"/>
            <w:noProof/>
          </w:rPr>
          <w:fldChar w:fldCharType="end"/>
        </w:r>
      </w:ins>
    </w:p>
    <w:p w14:paraId="149A783A" w14:textId="77777777" w:rsidR="00DA3070" w:rsidRDefault="00DA3070">
      <w:pPr>
        <w:pStyle w:val="Tabladeilustraciones"/>
        <w:tabs>
          <w:tab w:val="right" w:leader="dot" w:pos="9061"/>
        </w:tabs>
        <w:rPr>
          <w:ins w:id="797" w:author="rocio romero panero" w:date="2017-02-28T13:59:00Z"/>
          <w:rFonts w:asciiTheme="minorHAnsi" w:eastAsiaTheme="minorEastAsia" w:hAnsiTheme="minorHAnsi"/>
          <w:noProof/>
          <w:sz w:val="22"/>
          <w:lang w:val="en-GB" w:eastAsia="en-GB"/>
        </w:rPr>
      </w:pPr>
      <w:ins w:id="79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42. Pantalla de estadísticas</w:t>
        </w:r>
        <w:r>
          <w:rPr>
            <w:noProof/>
            <w:webHidden/>
          </w:rPr>
          <w:tab/>
        </w:r>
        <w:r>
          <w:rPr>
            <w:noProof/>
            <w:webHidden/>
          </w:rPr>
          <w:fldChar w:fldCharType="begin"/>
        </w:r>
        <w:r>
          <w:rPr>
            <w:noProof/>
            <w:webHidden/>
          </w:rPr>
          <w:instrText xml:space="preserve"> PAGEREF _Toc476053800 \h </w:instrText>
        </w:r>
        <w:r>
          <w:rPr>
            <w:noProof/>
            <w:webHidden/>
          </w:rPr>
        </w:r>
      </w:ins>
      <w:r>
        <w:rPr>
          <w:noProof/>
          <w:webHidden/>
        </w:rPr>
        <w:fldChar w:fldCharType="separate"/>
      </w:r>
      <w:ins w:id="799" w:author="rocio romero panero" w:date="2017-02-28T14:05:00Z">
        <w:r w:rsidR="008F33A2">
          <w:rPr>
            <w:noProof/>
            <w:webHidden/>
          </w:rPr>
          <w:t>33</w:t>
        </w:r>
      </w:ins>
      <w:ins w:id="800" w:author="rocio romero panero" w:date="2017-02-28T13:59:00Z">
        <w:r>
          <w:rPr>
            <w:noProof/>
            <w:webHidden/>
          </w:rPr>
          <w:fldChar w:fldCharType="end"/>
        </w:r>
        <w:r w:rsidRPr="00881C56">
          <w:rPr>
            <w:rStyle w:val="Hipervnculo"/>
            <w:noProof/>
          </w:rPr>
          <w:fldChar w:fldCharType="end"/>
        </w:r>
      </w:ins>
    </w:p>
    <w:p w14:paraId="05030F5B" w14:textId="77777777" w:rsidR="00DA3070" w:rsidRDefault="00DA3070">
      <w:pPr>
        <w:pStyle w:val="Tabladeilustraciones"/>
        <w:tabs>
          <w:tab w:val="right" w:leader="dot" w:pos="9061"/>
        </w:tabs>
        <w:rPr>
          <w:ins w:id="801" w:author="rocio romero panero" w:date="2017-02-28T13:59:00Z"/>
          <w:rFonts w:asciiTheme="minorHAnsi" w:eastAsiaTheme="minorEastAsia" w:hAnsiTheme="minorHAnsi"/>
          <w:noProof/>
          <w:sz w:val="22"/>
          <w:lang w:val="en-GB" w:eastAsia="en-GB"/>
        </w:rPr>
      </w:pPr>
      <w:ins w:id="80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43. Pantalla de estadísticas por usuarios</w:t>
        </w:r>
        <w:r>
          <w:rPr>
            <w:noProof/>
            <w:webHidden/>
          </w:rPr>
          <w:tab/>
        </w:r>
        <w:r>
          <w:rPr>
            <w:noProof/>
            <w:webHidden/>
          </w:rPr>
          <w:fldChar w:fldCharType="begin"/>
        </w:r>
        <w:r>
          <w:rPr>
            <w:noProof/>
            <w:webHidden/>
          </w:rPr>
          <w:instrText xml:space="preserve"> PAGEREF _Toc476053801 \h </w:instrText>
        </w:r>
        <w:r>
          <w:rPr>
            <w:noProof/>
            <w:webHidden/>
          </w:rPr>
        </w:r>
      </w:ins>
      <w:r>
        <w:rPr>
          <w:noProof/>
          <w:webHidden/>
        </w:rPr>
        <w:fldChar w:fldCharType="separate"/>
      </w:r>
      <w:ins w:id="803" w:author="rocio romero panero" w:date="2017-02-28T14:05:00Z">
        <w:r w:rsidR="008F33A2">
          <w:rPr>
            <w:noProof/>
            <w:webHidden/>
          </w:rPr>
          <w:t>33</w:t>
        </w:r>
      </w:ins>
      <w:ins w:id="804" w:author="rocio romero panero" w:date="2017-02-28T13:59:00Z">
        <w:r>
          <w:rPr>
            <w:noProof/>
            <w:webHidden/>
          </w:rPr>
          <w:fldChar w:fldCharType="end"/>
        </w:r>
        <w:r w:rsidRPr="00881C56">
          <w:rPr>
            <w:rStyle w:val="Hipervnculo"/>
            <w:noProof/>
          </w:rPr>
          <w:fldChar w:fldCharType="end"/>
        </w:r>
      </w:ins>
    </w:p>
    <w:p w14:paraId="6170D812" w14:textId="77777777" w:rsidR="00DA3070" w:rsidRDefault="00DA3070">
      <w:pPr>
        <w:pStyle w:val="Tabladeilustraciones"/>
        <w:tabs>
          <w:tab w:val="right" w:leader="dot" w:pos="9061"/>
        </w:tabs>
        <w:rPr>
          <w:ins w:id="805" w:author="rocio romero panero" w:date="2017-02-28T13:59:00Z"/>
          <w:rFonts w:asciiTheme="minorHAnsi" w:eastAsiaTheme="minorEastAsia" w:hAnsiTheme="minorHAnsi"/>
          <w:noProof/>
          <w:sz w:val="22"/>
          <w:lang w:val="en-GB" w:eastAsia="en-GB"/>
        </w:rPr>
      </w:pPr>
      <w:ins w:id="80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44. Pantalla de estadísticas por preguntas</w:t>
        </w:r>
        <w:r>
          <w:rPr>
            <w:noProof/>
            <w:webHidden/>
          </w:rPr>
          <w:tab/>
        </w:r>
        <w:r>
          <w:rPr>
            <w:noProof/>
            <w:webHidden/>
          </w:rPr>
          <w:fldChar w:fldCharType="begin"/>
        </w:r>
        <w:r>
          <w:rPr>
            <w:noProof/>
            <w:webHidden/>
          </w:rPr>
          <w:instrText xml:space="preserve"> PAGEREF _Toc476053802 \h </w:instrText>
        </w:r>
        <w:r>
          <w:rPr>
            <w:noProof/>
            <w:webHidden/>
          </w:rPr>
        </w:r>
      </w:ins>
      <w:r>
        <w:rPr>
          <w:noProof/>
          <w:webHidden/>
        </w:rPr>
        <w:fldChar w:fldCharType="separate"/>
      </w:r>
      <w:ins w:id="807" w:author="rocio romero panero" w:date="2017-02-28T14:05:00Z">
        <w:r w:rsidR="008F33A2">
          <w:rPr>
            <w:noProof/>
            <w:webHidden/>
          </w:rPr>
          <w:t>34</w:t>
        </w:r>
      </w:ins>
      <w:ins w:id="808" w:author="rocio romero panero" w:date="2017-02-28T13:59:00Z">
        <w:r>
          <w:rPr>
            <w:noProof/>
            <w:webHidden/>
          </w:rPr>
          <w:fldChar w:fldCharType="end"/>
        </w:r>
        <w:r w:rsidRPr="00881C56">
          <w:rPr>
            <w:rStyle w:val="Hipervnculo"/>
            <w:noProof/>
          </w:rPr>
          <w:fldChar w:fldCharType="end"/>
        </w:r>
      </w:ins>
    </w:p>
    <w:p w14:paraId="411E055A" w14:textId="77777777" w:rsidR="00DA3070" w:rsidRDefault="00DA3070">
      <w:pPr>
        <w:pStyle w:val="Tabladeilustraciones"/>
        <w:tabs>
          <w:tab w:val="right" w:leader="dot" w:pos="9061"/>
        </w:tabs>
        <w:rPr>
          <w:ins w:id="809" w:author="rocio romero panero" w:date="2017-02-28T13:59:00Z"/>
          <w:rFonts w:asciiTheme="minorHAnsi" w:eastAsiaTheme="minorEastAsia" w:hAnsiTheme="minorHAnsi"/>
          <w:noProof/>
          <w:sz w:val="22"/>
          <w:lang w:val="en-GB" w:eastAsia="en-GB"/>
        </w:rPr>
      </w:pPr>
      <w:ins w:id="81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45. Pantalla de creación de pregunta sin rellenar</w:t>
        </w:r>
        <w:r>
          <w:rPr>
            <w:noProof/>
            <w:webHidden/>
          </w:rPr>
          <w:tab/>
        </w:r>
        <w:r>
          <w:rPr>
            <w:noProof/>
            <w:webHidden/>
          </w:rPr>
          <w:fldChar w:fldCharType="begin"/>
        </w:r>
        <w:r>
          <w:rPr>
            <w:noProof/>
            <w:webHidden/>
          </w:rPr>
          <w:instrText xml:space="preserve"> PAGEREF _Toc476053803 \h </w:instrText>
        </w:r>
        <w:r>
          <w:rPr>
            <w:noProof/>
            <w:webHidden/>
          </w:rPr>
        </w:r>
      </w:ins>
      <w:r>
        <w:rPr>
          <w:noProof/>
          <w:webHidden/>
        </w:rPr>
        <w:fldChar w:fldCharType="separate"/>
      </w:r>
      <w:ins w:id="811" w:author="rocio romero panero" w:date="2017-02-28T14:05:00Z">
        <w:r w:rsidR="008F33A2">
          <w:rPr>
            <w:noProof/>
            <w:webHidden/>
          </w:rPr>
          <w:t>35</w:t>
        </w:r>
      </w:ins>
      <w:ins w:id="812" w:author="rocio romero panero" w:date="2017-02-28T13:59:00Z">
        <w:r>
          <w:rPr>
            <w:noProof/>
            <w:webHidden/>
          </w:rPr>
          <w:fldChar w:fldCharType="end"/>
        </w:r>
        <w:r w:rsidRPr="00881C56">
          <w:rPr>
            <w:rStyle w:val="Hipervnculo"/>
            <w:noProof/>
          </w:rPr>
          <w:fldChar w:fldCharType="end"/>
        </w:r>
      </w:ins>
    </w:p>
    <w:p w14:paraId="37C02D3B" w14:textId="77777777" w:rsidR="00DA3070" w:rsidRDefault="00DA3070">
      <w:pPr>
        <w:pStyle w:val="Tabladeilustraciones"/>
        <w:tabs>
          <w:tab w:val="right" w:leader="dot" w:pos="9061"/>
        </w:tabs>
        <w:rPr>
          <w:ins w:id="813" w:author="rocio romero panero" w:date="2017-02-28T13:59:00Z"/>
          <w:rFonts w:asciiTheme="minorHAnsi" w:eastAsiaTheme="minorEastAsia" w:hAnsiTheme="minorHAnsi"/>
          <w:noProof/>
          <w:sz w:val="22"/>
          <w:lang w:val="en-GB" w:eastAsia="en-GB"/>
        </w:rPr>
      </w:pPr>
      <w:ins w:id="81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46. Pantalla de creación de pregunta con los campos rellenados</w:t>
        </w:r>
        <w:r>
          <w:rPr>
            <w:noProof/>
            <w:webHidden/>
          </w:rPr>
          <w:tab/>
        </w:r>
        <w:r>
          <w:rPr>
            <w:noProof/>
            <w:webHidden/>
          </w:rPr>
          <w:fldChar w:fldCharType="begin"/>
        </w:r>
        <w:r>
          <w:rPr>
            <w:noProof/>
            <w:webHidden/>
          </w:rPr>
          <w:instrText xml:space="preserve"> PAGEREF _Toc476053804 \h </w:instrText>
        </w:r>
        <w:r>
          <w:rPr>
            <w:noProof/>
            <w:webHidden/>
          </w:rPr>
        </w:r>
      </w:ins>
      <w:r>
        <w:rPr>
          <w:noProof/>
          <w:webHidden/>
        </w:rPr>
        <w:fldChar w:fldCharType="separate"/>
      </w:r>
      <w:ins w:id="815" w:author="rocio romero panero" w:date="2017-02-28T14:05:00Z">
        <w:r w:rsidR="008F33A2">
          <w:rPr>
            <w:noProof/>
            <w:webHidden/>
          </w:rPr>
          <w:t>35</w:t>
        </w:r>
      </w:ins>
      <w:ins w:id="816" w:author="rocio romero panero" w:date="2017-02-28T13:59:00Z">
        <w:r>
          <w:rPr>
            <w:noProof/>
            <w:webHidden/>
          </w:rPr>
          <w:fldChar w:fldCharType="end"/>
        </w:r>
        <w:r w:rsidRPr="00881C56">
          <w:rPr>
            <w:rStyle w:val="Hipervnculo"/>
            <w:noProof/>
          </w:rPr>
          <w:fldChar w:fldCharType="end"/>
        </w:r>
      </w:ins>
    </w:p>
    <w:p w14:paraId="6293FA9C" w14:textId="77777777" w:rsidR="00DA3070" w:rsidRDefault="00DA3070">
      <w:pPr>
        <w:pStyle w:val="Tabladeilustraciones"/>
        <w:tabs>
          <w:tab w:val="right" w:leader="dot" w:pos="9061"/>
        </w:tabs>
        <w:rPr>
          <w:ins w:id="817" w:author="rocio romero panero" w:date="2017-02-28T13:59:00Z"/>
          <w:rFonts w:asciiTheme="minorHAnsi" w:eastAsiaTheme="minorEastAsia" w:hAnsiTheme="minorHAnsi"/>
          <w:noProof/>
          <w:sz w:val="22"/>
          <w:lang w:val="en-GB" w:eastAsia="en-GB"/>
        </w:rPr>
      </w:pPr>
      <w:ins w:id="81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47. Popup de creación correcta de pregunta</w:t>
        </w:r>
        <w:r>
          <w:rPr>
            <w:noProof/>
            <w:webHidden/>
          </w:rPr>
          <w:tab/>
        </w:r>
        <w:r>
          <w:rPr>
            <w:noProof/>
            <w:webHidden/>
          </w:rPr>
          <w:fldChar w:fldCharType="begin"/>
        </w:r>
        <w:r>
          <w:rPr>
            <w:noProof/>
            <w:webHidden/>
          </w:rPr>
          <w:instrText xml:space="preserve"> PAGEREF _Toc476053805 \h </w:instrText>
        </w:r>
        <w:r>
          <w:rPr>
            <w:noProof/>
            <w:webHidden/>
          </w:rPr>
        </w:r>
      </w:ins>
      <w:r>
        <w:rPr>
          <w:noProof/>
          <w:webHidden/>
        </w:rPr>
        <w:fldChar w:fldCharType="separate"/>
      </w:r>
      <w:ins w:id="819" w:author="rocio romero panero" w:date="2017-02-28T14:05:00Z">
        <w:r w:rsidR="008F33A2">
          <w:rPr>
            <w:noProof/>
            <w:webHidden/>
          </w:rPr>
          <w:t>36</w:t>
        </w:r>
      </w:ins>
      <w:ins w:id="820" w:author="rocio romero panero" w:date="2017-02-28T13:59:00Z">
        <w:r>
          <w:rPr>
            <w:noProof/>
            <w:webHidden/>
          </w:rPr>
          <w:fldChar w:fldCharType="end"/>
        </w:r>
        <w:r w:rsidRPr="00881C56">
          <w:rPr>
            <w:rStyle w:val="Hipervnculo"/>
            <w:noProof/>
          </w:rPr>
          <w:fldChar w:fldCharType="end"/>
        </w:r>
      </w:ins>
    </w:p>
    <w:p w14:paraId="62022C21" w14:textId="77777777" w:rsidR="00DA3070" w:rsidRDefault="00DA3070">
      <w:pPr>
        <w:pStyle w:val="Tabladeilustraciones"/>
        <w:tabs>
          <w:tab w:val="right" w:leader="dot" w:pos="9061"/>
        </w:tabs>
        <w:rPr>
          <w:ins w:id="821" w:author="rocio romero panero" w:date="2017-02-28T13:59:00Z"/>
          <w:rFonts w:asciiTheme="minorHAnsi" w:eastAsiaTheme="minorEastAsia" w:hAnsiTheme="minorHAnsi"/>
          <w:noProof/>
          <w:sz w:val="22"/>
          <w:lang w:val="en-GB" w:eastAsia="en-GB"/>
        </w:rPr>
      </w:pPr>
      <w:ins w:id="82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48. Popup de eliminación de pregunta</w:t>
        </w:r>
        <w:r>
          <w:rPr>
            <w:noProof/>
            <w:webHidden/>
          </w:rPr>
          <w:tab/>
        </w:r>
        <w:r>
          <w:rPr>
            <w:noProof/>
            <w:webHidden/>
          </w:rPr>
          <w:fldChar w:fldCharType="begin"/>
        </w:r>
        <w:r>
          <w:rPr>
            <w:noProof/>
            <w:webHidden/>
          </w:rPr>
          <w:instrText xml:space="preserve"> PAGEREF _Toc476053806 \h </w:instrText>
        </w:r>
        <w:r>
          <w:rPr>
            <w:noProof/>
            <w:webHidden/>
          </w:rPr>
        </w:r>
      </w:ins>
      <w:r>
        <w:rPr>
          <w:noProof/>
          <w:webHidden/>
        </w:rPr>
        <w:fldChar w:fldCharType="separate"/>
      </w:r>
      <w:ins w:id="823" w:author="rocio romero panero" w:date="2017-02-28T14:05:00Z">
        <w:r w:rsidR="008F33A2">
          <w:rPr>
            <w:noProof/>
            <w:webHidden/>
          </w:rPr>
          <w:t>36</w:t>
        </w:r>
      </w:ins>
      <w:ins w:id="824" w:author="rocio romero panero" w:date="2017-02-28T13:59:00Z">
        <w:r>
          <w:rPr>
            <w:noProof/>
            <w:webHidden/>
          </w:rPr>
          <w:fldChar w:fldCharType="end"/>
        </w:r>
        <w:r w:rsidRPr="00881C56">
          <w:rPr>
            <w:rStyle w:val="Hipervnculo"/>
            <w:noProof/>
          </w:rPr>
          <w:fldChar w:fldCharType="end"/>
        </w:r>
      </w:ins>
    </w:p>
    <w:p w14:paraId="0863D8B1" w14:textId="77777777" w:rsidR="00DA3070" w:rsidRDefault="00DA3070">
      <w:pPr>
        <w:pStyle w:val="Tabladeilustraciones"/>
        <w:tabs>
          <w:tab w:val="right" w:leader="dot" w:pos="9061"/>
        </w:tabs>
        <w:rPr>
          <w:ins w:id="825" w:author="rocio romero panero" w:date="2017-02-28T13:59:00Z"/>
          <w:rFonts w:asciiTheme="minorHAnsi" w:eastAsiaTheme="minorEastAsia" w:hAnsiTheme="minorHAnsi"/>
          <w:noProof/>
          <w:sz w:val="22"/>
          <w:lang w:val="en-GB" w:eastAsia="en-GB"/>
        </w:rPr>
      </w:pPr>
      <w:ins w:id="82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49. Pantalla de gestión de preguntas</w:t>
        </w:r>
        <w:r>
          <w:rPr>
            <w:noProof/>
            <w:webHidden/>
          </w:rPr>
          <w:tab/>
        </w:r>
        <w:r>
          <w:rPr>
            <w:noProof/>
            <w:webHidden/>
          </w:rPr>
          <w:fldChar w:fldCharType="begin"/>
        </w:r>
        <w:r>
          <w:rPr>
            <w:noProof/>
            <w:webHidden/>
          </w:rPr>
          <w:instrText xml:space="preserve"> PAGEREF _Toc476053807 \h </w:instrText>
        </w:r>
        <w:r>
          <w:rPr>
            <w:noProof/>
            <w:webHidden/>
          </w:rPr>
        </w:r>
      </w:ins>
      <w:r>
        <w:rPr>
          <w:noProof/>
          <w:webHidden/>
        </w:rPr>
        <w:fldChar w:fldCharType="separate"/>
      </w:r>
      <w:ins w:id="827" w:author="rocio romero panero" w:date="2017-02-28T14:05:00Z">
        <w:r w:rsidR="008F33A2">
          <w:rPr>
            <w:noProof/>
            <w:webHidden/>
          </w:rPr>
          <w:t>37</w:t>
        </w:r>
      </w:ins>
      <w:ins w:id="828" w:author="rocio romero panero" w:date="2017-02-28T13:59:00Z">
        <w:r>
          <w:rPr>
            <w:noProof/>
            <w:webHidden/>
          </w:rPr>
          <w:fldChar w:fldCharType="end"/>
        </w:r>
        <w:r w:rsidRPr="00881C56">
          <w:rPr>
            <w:rStyle w:val="Hipervnculo"/>
            <w:noProof/>
          </w:rPr>
          <w:fldChar w:fldCharType="end"/>
        </w:r>
      </w:ins>
    </w:p>
    <w:p w14:paraId="797CA496" w14:textId="77777777" w:rsidR="00DA3070" w:rsidRDefault="00DA3070">
      <w:pPr>
        <w:pStyle w:val="Tabladeilustraciones"/>
        <w:tabs>
          <w:tab w:val="right" w:leader="dot" w:pos="9061"/>
        </w:tabs>
        <w:rPr>
          <w:ins w:id="829" w:author="rocio romero panero" w:date="2017-02-28T13:59:00Z"/>
          <w:rFonts w:asciiTheme="minorHAnsi" w:eastAsiaTheme="minorEastAsia" w:hAnsiTheme="minorHAnsi"/>
          <w:noProof/>
          <w:sz w:val="22"/>
          <w:lang w:val="en-GB" w:eastAsia="en-GB"/>
        </w:rPr>
      </w:pPr>
      <w:ins w:id="83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50. Pantalla principal de test</w:t>
        </w:r>
        <w:r>
          <w:rPr>
            <w:noProof/>
            <w:webHidden/>
          </w:rPr>
          <w:tab/>
        </w:r>
        <w:r>
          <w:rPr>
            <w:noProof/>
            <w:webHidden/>
          </w:rPr>
          <w:fldChar w:fldCharType="begin"/>
        </w:r>
        <w:r>
          <w:rPr>
            <w:noProof/>
            <w:webHidden/>
          </w:rPr>
          <w:instrText xml:space="preserve"> PAGEREF _Toc476053808 \h </w:instrText>
        </w:r>
        <w:r>
          <w:rPr>
            <w:noProof/>
            <w:webHidden/>
          </w:rPr>
        </w:r>
      </w:ins>
      <w:r>
        <w:rPr>
          <w:noProof/>
          <w:webHidden/>
        </w:rPr>
        <w:fldChar w:fldCharType="separate"/>
      </w:r>
      <w:ins w:id="831" w:author="rocio romero panero" w:date="2017-02-28T14:05:00Z">
        <w:r w:rsidR="008F33A2">
          <w:rPr>
            <w:noProof/>
            <w:webHidden/>
          </w:rPr>
          <w:t>37</w:t>
        </w:r>
      </w:ins>
      <w:ins w:id="832" w:author="rocio romero panero" w:date="2017-02-28T13:59:00Z">
        <w:r>
          <w:rPr>
            <w:noProof/>
            <w:webHidden/>
          </w:rPr>
          <w:fldChar w:fldCharType="end"/>
        </w:r>
        <w:r w:rsidRPr="00881C56">
          <w:rPr>
            <w:rStyle w:val="Hipervnculo"/>
            <w:noProof/>
          </w:rPr>
          <w:fldChar w:fldCharType="end"/>
        </w:r>
      </w:ins>
    </w:p>
    <w:p w14:paraId="3DC307BA" w14:textId="77777777" w:rsidR="00DA3070" w:rsidRDefault="00DA3070">
      <w:pPr>
        <w:pStyle w:val="Tabladeilustraciones"/>
        <w:tabs>
          <w:tab w:val="right" w:leader="dot" w:pos="9061"/>
        </w:tabs>
        <w:rPr>
          <w:ins w:id="833" w:author="rocio romero panero" w:date="2017-02-28T13:59:00Z"/>
          <w:rFonts w:asciiTheme="minorHAnsi" w:eastAsiaTheme="minorEastAsia" w:hAnsiTheme="minorHAnsi"/>
          <w:noProof/>
          <w:sz w:val="22"/>
          <w:lang w:val="en-GB" w:eastAsia="en-GB"/>
        </w:rPr>
      </w:pPr>
      <w:ins w:id="83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"_Toc476053809"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51. Pantalla de test 1</w:t>
        </w:r>
        <w:r>
          <w:rPr>
            <w:noProof/>
            <w:webHidden/>
          </w:rPr>
          <w:tab/>
        </w:r>
        <w:r>
          <w:rPr>
            <w:noProof/>
            <w:webHidden/>
          </w:rPr>
          <w:fldChar w:fldCharType="begin"/>
        </w:r>
        <w:r>
          <w:rPr>
            <w:noProof/>
            <w:webHidden/>
          </w:rPr>
          <w:instrText xml:space="preserve"> PAGEREF _Toc476053809 \h </w:instrText>
        </w:r>
        <w:r>
          <w:rPr>
            <w:noProof/>
            <w:webHidden/>
          </w:rPr>
        </w:r>
      </w:ins>
      <w:r>
        <w:rPr>
          <w:noProof/>
          <w:webHidden/>
        </w:rPr>
        <w:fldChar w:fldCharType="separate"/>
      </w:r>
      <w:ins w:id="835" w:author="rocio romero panero" w:date="2017-02-28T14:05:00Z">
        <w:r w:rsidR="008F33A2">
          <w:rPr>
            <w:noProof/>
            <w:webHidden/>
          </w:rPr>
          <w:t>39</w:t>
        </w:r>
      </w:ins>
      <w:ins w:id="836" w:author="rocio romero panero" w:date="2017-02-28T13:59:00Z">
        <w:r>
          <w:rPr>
            <w:noProof/>
            <w:webHidden/>
          </w:rPr>
          <w:fldChar w:fldCharType="end"/>
        </w:r>
        <w:r w:rsidRPr="00881C56">
          <w:rPr>
            <w:rStyle w:val="Hipervnculo"/>
            <w:noProof/>
          </w:rPr>
          <w:fldChar w:fldCharType="end"/>
        </w:r>
      </w:ins>
    </w:p>
    <w:p w14:paraId="7E0C4082" w14:textId="77777777" w:rsidR="00DA3070" w:rsidRDefault="00DA3070">
      <w:pPr>
        <w:pStyle w:val="Tabladeilustraciones"/>
        <w:tabs>
          <w:tab w:val="right" w:leader="dot" w:pos="9061"/>
        </w:tabs>
        <w:rPr>
          <w:ins w:id="837" w:author="rocio romero panero" w:date="2017-02-28T13:59:00Z"/>
          <w:rFonts w:asciiTheme="minorHAnsi" w:eastAsiaTheme="minorEastAsia" w:hAnsiTheme="minorHAnsi"/>
          <w:noProof/>
          <w:sz w:val="22"/>
          <w:lang w:val="en-GB" w:eastAsia="en-GB"/>
        </w:rPr>
      </w:pPr>
      <w:ins w:id="83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52. Pantalla de test 2</w:t>
        </w:r>
        <w:r>
          <w:rPr>
            <w:noProof/>
            <w:webHidden/>
          </w:rPr>
          <w:tab/>
        </w:r>
        <w:r>
          <w:rPr>
            <w:noProof/>
            <w:webHidden/>
          </w:rPr>
          <w:fldChar w:fldCharType="begin"/>
        </w:r>
        <w:r>
          <w:rPr>
            <w:noProof/>
            <w:webHidden/>
          </w:rPr>
          <w:instrText xml:space="preserve"> PAGEREF _Toc476053810 \h </w:instrText>
        </w:r>
        <w:r>
          <w:rPr>
            <w:noProof/>
            <w:webHidden/>
          </w:rPr>
        </w:r>
      </w:ins>
      <w:r>
        <w:rPr>
          <w:noProof/>
          <w:webHidden/>
        </w:rPr>
        <w:fldChar w:fldCharType="separate"/>
      </w:r>
      <w:ins w:id="839" w:author="rocio romero panero" w:date="2017-02-28T14:05:00Z">
        <w:r w:rsidR="008F33A2">
          <w:rPr>
            <w:noProof/>
            <w:webHidden/>
          </w:rPr>
          <w:t>39</w:t>
        </w:r>
      </w:ins>
      <w:ins w:id="840" w:author="rocio romero panero" w:date="2017-02-28T13:59:00Z">
        <w:r>
          <w:rPr>
            <w:noProof/>
            <w:webHidden/>
          </w:rPr>
          <w:fldChar w:fldCharType="end"/>
        </w:r>
        <w:r w:rsidRPr="00881C56">
          <w:rPr>
            <w:rStyle w:val="Hipervnculo"/>
            <w:noProof/>
          </w:rPr>
          <w:fldChar w:fldCharType="end"/>
        </w:r>
      </w:ins>
    </w:p>
    <w:p w14:paraId="3713C88B" w14:textId="77777777" w:rsidR="00DA3070" w:rsidRDefault="00DA3070">
      <w:pPr>
        <w:pStyle w:val="Tabladeilustraciones"/>
        <w:tabs>
          <w:tab w:val="right" w:leader="dot" w:pos="9061"/>
        </w:tabs>
        <w:rPr>
          <w:ins w:id="841" w:author="rocio romero panero" w:date="2017-02-28T13:59:00Z"/>
          <w:rFonts w:asciiTheme="minorHAnsi" w:eastAsiaTheme="minorEastAsia" w:hAnsiTheme="minorHAnsi"/>
          <w:noProof/>
          <w:sz w:val="22"/>
          <w:lang w:val="en-GB" w:eastAsia="en-GB"/>
        </w:rPr>
      </w:pPr>
      <w:ins w:id="84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53. Pantalla de test 3</w:t>
        </w:r>
        <w:r>
          <w:rPr>
            <w:noProof/>
            <w:webHidden/>
          </w:rPr>
          <w:tab/>
        </w:r>
        <w:r>
          <w:rPr>
            <w:noProof/>
            <w:webHidden/>
          </w:rPr>
          <w:fldChar w:fldCharType="begin"/>
        </w:r>
        <w:r>
          <w:rPr>
            <w:noProof/>
            <w:webHidden/>
          </w:rPr>
          <w:instrText xml:space="preserve"> PAGEREF _Toc476053811 \h </w:instrText>
        </w:r>
        <w:r>
          <w:rPr>
            <w:noProof/>
            <w:webHidden/>
          </w:rPr>
        </w:r>
      </w:ins>
      <w:r>
        <w:rPr>
          <w:noProof/>
          <w:webHidden/>
        </w:rPr>
        <w:fldChar w:fldCharType="separate"/>
      </w:r>
      <w:ins w:id="843" w:author="rocio romero panero" w:date="2017-02-28T14:05:00Z">
        <w:r w:rsidR="008F33A2">
          <w:rPr>
            <w:noProof/>
            <w:webHidden/>
          </w:rPr>
          <w:t>40</w:t>
        </w:r>
      </w:ins>
      <w:ins w:id="844" w:author="rocio romero panero" w:date="2017-02-28T13:59:00Z">
        <w:r>
          <w:rPr>
            <w:noProof/>
            <w:webHidden/>
          </w:rPr>
          <w:fldChar w:fldCharType="end"/>
        </w:r>
        <w:r w:rsidRPr="00881C56">
          <w:rPr>
            <w:rStyle w:val="Hipervnculo"/>
            <w:noProof/>
          </w:rPr>
          <w:fldChar w:fldCharType="end"/>
        </w:r>
      </w:ins>
    </w:p>
    <w:p w14:paraId="0D014627" w14:textId="77777777" w:rsidR="00DA3070" w:rsidRDefault="00DA3070">
      <w:pPr>
        <w:pStyle w:val="Tabladeilustraciones"/>
        <w:tabs>
          <w:tab w:val="right" w:leader="dot" w:pos="9061"/>
        </w:tabs>
        <w:rPr>
          <w:ins w:id="845" w:author="rocio romero panero" w:date="2017-02-28T13:59:00Z"/>
          <w:rFonts w:asciiTheme="minorHAnsi" w:eastAsiaTheme="minorEastAsia" w:hAnsiTheme="minorHAnsi"/>
          <w:noProof/>
          <w:sz w:val="22"/>
          <w:lang w:val="en-GB" w:eastAsia="en-GB"/>
        </w:rPr>
      </w:pPr>
      <w:ins w:id="84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54. Pantalla de test al finalizarlo</w:t>
        </w:r>
        <w:r>
          <w:rPr>
            <w:noProof/>
            <w:webHidden/>
          </w:rPr>
          <w:tab/>
        </w:r>
        <w:r>
          <w:rPr>
            <w:noProof/>
            <w:webHidden/>
          </w:rPr>
          <w:fldChar w:fldCharType="begin"/>
        </w:r>
        <w:r>
          <w:rPr>
            <w:noProof/>
            <w:webHidden/>
          </w:rPr>
          <w:instrText xml:space="preserve"> PAGEREF _Toc476053812 \h </w:instrText>
        </w:r>
        <w:r>
          <w:rPr>
            <w:noProof/>
            <w:webHidden/>
          </w:rPr>
        </w:r>
      </w:ins>
      <w:r>
        <w:rPr>
          <w:noProof/>
          <w:webHidden/>
        </w:rPr>
        <w:fldChar w:fldCharType="separate"/>
      </w:r>
      <w:ins w:id="847" w:author="rocio romero panero" w:date="2017-02-28T14:05:00Z">
        <w:r w:rsidR="008F33A2">
          <w:rPr>
            <w:noProof/>
            <w:webHidden/>
          </w:rPr>
          <w:t>40</w:t>
        </w:r>
      </w:ins>
      <w:ins w:id="848" w:author="rocio romero panero" w:date="2017-02-28T13:59:00Z">
        <w:r>
          <w:rPr>
            <w:noProof/>
            <w:webHidden/>
          </w:rPr>
          <w:fldChar w:fldCharType="end"/>
        </w:r>
        <w:r w:rsidRPr="00881C56">
          <w:rPr>
            <w:rStyle w:val="Hipervnculo"/>
            <w:noProof/>
          </w:rPr>
          <w:fldChar w:fldCharType="end"/>
        </w:r>
      </w:ins>
    </w:p>
    <w:p w14:paraId="04ED0EDA" w14:textId="77777777" w:rsidR="00DA3070" w:rsidRDefault="00DA3070">
      <w:pPr>
        <w:pStyle w:val="Tabladeilustraciones"/>
        <w:tabs>
          <w:tab w:val="right" w:leader="dot" w:pos="9061"/>
        </w:tabs>
        <w:rPr>
          <w:ins w:id="849" w:author="rocio romero panero" w:date="2017-02-28T13:59:00Z"/>
          <w:rFonts w:asciiTheme="minorHAnsi" w:eastAsiaTheme="minorEastAsia" w:hAnsiTheme="minorHAnsi"/>
          <w:noProof/>
          <w:sz w:val="22"/>
          <w:lang w:val="en-GB" w:eastAsia="en-GB"/>
        </w:rPr>
      </w:pPr>
      <w:ins w:id="85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55. Pantalla de Ranking</w:t>
        </w:r>
        <w:r>
          <w:rPr>
            <w:noProof/>
            <w:webHidden/>
          </w:rPr>
          <w:tab/>
        </w:r>
        <w:r>
          <w:rPr>
            <w:noProof/>
            <w:webHidden/>
          </w:rPr>
          <w:fldChar w:fldCharType="begin"/>
        </w:r>
        <w:r>
          <w:rPr>
            <w:noProof/>
            <w:webHidden/>
          </w:rPr>
          <w:instrText xml:space="preserve"> PAGEREF _Toc476053813 \h </w:instrText>
        </w:r>
        <w:r>
          <w:rPr>
            <w:noProof/>
            <w:webHidden/>
          </w:rPr>
        </w:r>
      </w:ins>
      <w:r>
        <w:rPr>
          <w:noProof/>
          <w:webHidden/>
        </w:rPr>
        <w:fldChar w:fldCharType="separate"/>
      </w:r>
      <w:ins w:id="851" w:author="rocio romero panero" w:date="2017-02-28T14:05:00Z">
        <w:r w:rsidR="008F33A2">
          <w:rPr>
            <w:noProof/>
            <w:webHidden/>
          </w:rPr>
          <w:t>41</w:t>
        </w:r>
      </w:ins>
      <w:ins w:id="852" w:author="rocio romero panero" w:date="2017-02-28T13:59:00Z">
        <w:r>
          <w:rPr>
            <w:noProof/>
            <w:webHidden/>
          </w:rPr>
          <w:fldChar w:fldCharType="end"/>
        </w:r>
        <w:r w:rsidRPr="00881C56">
          <w:rPr>
            <w:rStyle w:val="Hipervnculo"/>
            <w:noProof/>
          </w:rPr>
          <w:fldChar w:fldCharType="end"/>
        </w:r>
      </w:ins>
    </w:p>
    <w:p w14:paraId="155F7C04" w14:textId="77777777" w:rsidR="00DA3070" w:rsidRDefault="00DA3070">
      <w:pPr>
        <w:pStyle w:val="Tabladeilustraciones"/>
        <w:tabs>
          <w:tab w:val="right" w:leader="dot" w:pos="9061"/>
        </w:tabs>
        <w:rPr>
          <w:ins w:id="853" w:author="rocio romero panero" w:date="2017-02-28T13:59:00Z"/>
          <w:rFonts w:asciiTheme="minorHAnsi" w:eastAsiaTheme="minorEastAsia" w:hAnsiTheme="minorHAnsi"/>
          <w:noProof/>
          <w:sz w:val="22"/>
          <w:lang w:val="en-GB" w:eastAsia="en-GB"/>
        </w:rPr>
      </w:pPr>
      <w:ins w:id="85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56. Pantalla de perfil de usuario</w:t>
        </w:r>
        <w:r>
          <w:rPr>
            <w:noProof/>
            <w:webHidden/>
          </w:rPr>
          <w:tab/>
        </w:r>
        <w:r>
          <w:rPr>
            <w:noProof/>
            <w:webHidden/>
          </w:rPr>
          <w:fldChar w:fldCharType="begin"/>
        </w:r>
        <w:r>
          <w:rPr>
            <w:noProof/>
            <w:webHidden/>
          </w:rPr>
          <w:instrText xml:space="preserve"> PAGEREF _Toc476053814 \h </w:instrText>
        </w:r>
        <w:r>
          <w:rPr>
            <w:noProof/>
            <w:webHidden/>
          </w:rPr>
        </w:r>
      </w:ins>
      <w:r>
        <w:rPr>
          <w:noProof/>
          <w:webHidden/>
        </w:rPr>
        <w:fldChar w:fldCharType="separate"/>
      </w:r>
      <w:ins w:id="855" w:author="rocio romero panero" w:date="2017-02-28T14:05:00Z">
        <w:r w:rsidR="008F33A2">
          <w:rPr>
            <w:noProof/>
            <w:webHidden/>
          </w:rPr>
          <w:t>41</w:t>
        </w:r>
      </w:ins>
      <w:ins w:id="856" w:author="rocio romero panero" w:date="2017-02-28T13:59:00Z">
        <w:r>
          <w:rPr>
            <w:noProof/>
            <w:webHidden/>
          </w:rPr>
          <w:fldChar w:fldCharType="end"/>
        </w:r>
        <w:r w:rsidRPr="00881C56">
          <w:rPr>
            <w:rStyle w:val="Hipervnculo"/>
            <w:noProof/>
          </w:rPr>
          <w:fldChar w:fldCharType="end"/>
        </w:r>
      </w:ins>
    </w:p>
    <w:p w14:paraId="0B256F7C" w14:textId="77777777" w:rsidR="00DA3070" w:rsidRDefault="00DA3070">
      <w:pPr>
        <w:pStyle w:val="Tabladeilustraciones"/>
        <w:tabs>
          <w:tab w:val="right" w:leader="dot" w:pos="9061"/>
        </w:tabs>
        <w:rPr>
          <w:ins w:id="857" w:author="rocio romero panero" w:date="2017-02-28T13:59:00Z"/>
          <w:rFonts w:asciiTheme="minorHAnsi" w:eastAsiaTheme="minorEastAsia" w:hAnsiTheme="minorHAnsi"/>
          <w:noProof/>
          <w:sz w:val="22"/>
          <w:lang w:val="en-GB" w:eastAsia="en-GB"/>
        </w:rPr>
      </w:pPr>
      <w:ins w:id="85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57. Popups de cambio de contraseña de usuario</w:t>
        </w:r>
        <w:r>
          <w:rPr>
            <w:noProof/>
            <w:webHidden/>
          </w:rPr>
          <w:tab/>
        </w:r>
        <w:r>
          <w:rPr>
            <w:noProof/>
            <w:webHidden/>
          </w:rPr>
          <w:fldChar w:fldCharType="begin"/>
        </w:r>
        <w:r>
          <w:rPr>
            <w:noProof/>
            <w:webHidden/>
          </w:rPr>
          <w:instrText xml:space="preserve"> PAGEREF _Toc476053815 \h </w:instrText>
        </w:r>
        <w:r>
          <w:rPr>
            <w:noProof/>
            <w:webHidden/>
          </w:rPr>
        </w:r>
      </w:ins>
      <w:r>
        <w:rPr>
          <w:noProof/>
          <w:webHidden/>
        </w:rPr>
        <w:fldChar w:fldCharType="separate"/>
      </w:r>
      <w:ins w:id="859" w:author="rocio romero panero" w:date="2017-02-28T14:05:00Z">
        <w:r w:rsidR="008F33A2">
          <w:rPr>
            <w:noProof/>
            <w:webHidden/>
          </w:rPr>
          <w:t>42</w:t>
        </w:r>
      </w:ins>
      <w:ins w:id="860" w:author="rocio romero panero" w:date="2017-02-28T13:59:00Z">
        <w:r>
          <w:rPr>
            <w:noProof/>
            <w:webHidden/>
          </w:rPr>
          <w:fldChar w:fldCharType="end"/>
        </w:r>
        <w:r w:rsidRPr="00881C56">
          <w:rPr>
            <w:rStyle w:val="Hipervnculo"/>
            <w:noProof/>
          </w:rPr>
          <w:fldChar w:fldCharType="end"/>
        </w:r>
      </w:ins>
    </w:p>
    <w:p w14:paraId="3632AD35" w14:textId="77777777" w:rsidR="00DA3070" w:rsidRDefault="00DA3070">
      <w:pPr>
        <w:pStyle w:val="Tabladeilustraciones"/>
        <w:tabs>
          <w:tab w:val="right" w:leader="dot" w:pos="9061"/>
        </w:tabs>
        <w:rPr>
          <w:ins w:id="861" w:author="rocio romero panero" w:date="2017-02-28T13:59:00Z"/>
          <w:rFonts w:asciiTheme="minorHAnsi" w:eastAsiaTheme="minorEastAsia" w:hAnsiTheme="minorHAnsi"/>
          <w:noProof/>
          <w:sz w:val="22"/>
          <w:lang w:val="en-GB" w:eastAsia="en-GB"/>
        </w:rPr>
      </w:pPr>
      <w:ins w:id="86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58. Popup de desconexión</w:t>
        </w:r>
        <w:r>
          <w:rPr>
            <w:noProof/>
            <w:webHidden/>
          </w:rPr>
          <w:tab/>
        </w:r>
        <w:r>
          <w:rPr>
            <w:noProof/>
            <w:webHidden/>
          </w:rPr>
          <w:fldChar w:fldCharType="begin"/>
        </w:r>
        <w:r>
          <w:rPr>
            <w:noProof/>
            <w:webHidden/>
          </w:rPr>
          <w:instrText xml:space="preserve"> PAGEREF _Toc476053816 \h </w:instrText>
        </w:r>
        <w:r>
          <w:rPr>
            <w:noProof/>
            <w:webHidden/>
          </w:rPr>
        </w:r>
      </w:ins>
      <w:r>
        <w:rPr>
          <w:noProof/>
          <w:webHidden/>
        </w:rPr>
        <w:fldChar w:fldCharType="separate"/>
      </w:r>
      <w:ins w:id="863" w:author="rocio romero panero" w:date="2017-02-28T14:05:00Z">
        <w:r w:rsidR="008F33A2">
          <w:rPr>
            <w:noProof/>
            <w:webHidden/>
          </w:rPr>
          <w:t>42</w:t>
        </w:r>
      </w:ins>
      <w:ins w:id="864" w:author="rocio romero panero" w:date="2017-02-28T13:59:00Z">
        <w:r>
          <w:rPr>
            <w:noProof/>
            <w:webHidden/>
          </w:rPr>
          <w:fldChar w:fldCharType="end"/>
        </w:r>
        <w:r w:rsidRPr="00881C56">
          <w:rPr>
            <w:rStyle w:val="Hipervnculo"/>
            <w:noProof/>
          </w:rPr>
          <w:fldChar w:fldCharType="end"/>
        </w:r>
      </w:ins>
    </w:p>
    <w:p w14:paraId="512B96D4" w14:textId="77777777" w:rsidR="00DA3070" w:rsidRDefault="00DA3070">
      <w:pPr>
        <w:pStyle w:val="Tabladeilustraciones"/>
        <w:tabs>
          <w:tab w:val="right" w:leader="dot" w:pos="9061"/>
        </w:tabs>
        <w:rPr>
          <w:ins w:id="865" w:author="rocio romero panero" w:date="2017-02-28T13:59:00Z"/>
          <w:rFonts w:asciiTheme="minorHAnsi" w:eastAsiaTheme="minorEastAsia" w:hAnsiTheme="minorHAnsi"/>
          <w:noProof/>
          <w:sz w:val="22"/>
          <w:lang w:val="en-GB" w:eastAsia="en-GB"/>
        </w:rPr>
      </w:pPr>
      <w:ins w:id="86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59. Descarga de Node.JS</w:t>
        </w:r>
        <w:r>
          <w:rPr>
            <w:noProof/>
            <w:webHidden/>
          </w:rPr>
          <w:tab/>
        </w:r>
        <w:r>
          <w:rPr>
            <w:noProof/>
            <w:webHidden/>
          </w:rPr>
          <w:fldChar w:fldCharType="begin"/>
        </w:r>
        <w:r>
          <w:rPr>
            <w:noProof/>
            <w:webHidden/>
          </w:rPr>
          <w:instrText xml:space="preserve"> PAGEREF _Toc476053817 \h </w:instrText>
        </w:r>
        <w:r>
          <w:rPr>
            <w:noProof/>
            <w:webHidden/>
          </w:rPr>
        </w:r>
      </w:ins>
      <w:r>
        <w:rPr>
          <w:noProof/>
          <w:webHidden/>
        </w:rPr>
        <w:fldChar w:fldCharType="separate"/>
      </w:r>
      <w:ins w:id="867" w:author="rocio romero panero" w:date="2017-02-28T14:05:00Z">
        <w:r w:rsidR="008F33A2">
          <w:rPr>
            <w:noProof/>
            <w:webHidden/>
          </w:rPr>
          <w:t>51</w:t>
        </w:r>
      </w:ins>
      <w:ins w:id="868" w:author="rocio romero panero" w:date="2017-02-28T13:59:00Z">
        <w:r>
          <w:rPr>
            <w:noProof/>
            <w:webHidden/>
          </w:rPr>
          <w:fldChar w:fldCharType="end"/>
        </w:r>
        <w:r w:rsidRPr="00881C56">
          <w:rPr>
            <w:rStyle w:val="Hipervnculo"/>
            <w:noProof/>
          </w:rPr>
          <w:fldChar w:fldCharType="end"/>
        </w:r>
      </w:ins>
    </w:p>
    <w:p w14:paraId="10463549" w14:textId="77777777" w:rsidR="00DA3070" w:rsidRDefault="00DA3070">
      <w:pPr>
        <w:pStyle w:val="Tabladeilustraciones"/>
        <w:tabs>
          <w:tab w:val="right" w:leader="dot" w:pos="9061"/>
        </w:tabs>
        <w:rPr>
          <w:ins w:id="869" w:author="rocio romero panero" w:date="2017-02-28T13:59:00Z"/>
          <w:rFonts w:asciiTheme="minorHAnsi" w:eastAsiaTheme="minorEastAsia" w:hAnsiTheme="minorHAnsi"/>
          <w:noProof/>
          <w:sz w:val="22"/>
          <w:lang w:val="en-GB" w:eastAsia="en-GB"/>
        </w:rPr>
      </w:pPr>
      <w:ins w:id="87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60. Descarga de MongoDB</w:t>
        </w:r>
        <w:r>
          <w:rPr>
            <w:noProof/>
            <w:webHidden/>
          </w:rPr>
          <w:tab/>
        </w:r>
        <w:r>
          <w:rPr>
            <w:noProof/>
            <w:webHidden/>
          </w:rPr>
          <w:fldChar w:fldCharType="begin"/>
        </w:r>
        <w:r>
          <w:rPr>
            <w:noProof/>
            <w:webHidden/>
          </w:rPr>
          <w:instrText xml:space="preserve"> PAGEREF _Toc476053818 \h </w:instrText>
        </w:r>
        <w:r>
          <w:rPr>
            <w:noProof/>
            <w:webHidden/>
          </w:rPr>
        </w:r>
      </w:ins>
      <w:r>
        <w:rPr>
          <w:noProof/>
          <w:webHidden/>
        </w:rPr>
        <w:fldChar w:fldCharType="separate"/>
      </w:r>
      <w:ins w:id="871" w:author="rocio romero panero" w:date="2017-02-28T14:05:00Z">
        <w:r w:rsidR="008F33A2">
          <w:rPr>
            <w:noProof/>
            <w:webHidden/>
          </w:rPr>
          <w:t>52</w:t>
        </w:r>
      </w:ins>
      <w:ins w:id="872" w:author="rocio romero panero" w:date="2017-02-28T13:59:00Z">
        <w:r>
          <w:rPr>
            <w:noProof/>
            <w:webHidden/>
          </w:rPr>
          <w:fldChar w:fldCharType="end"/>
        </w:r>
        <w:r w:rsidRPr="00881C56">
          <w:rPr>
            <w:rStyle w:val="Hipervnculo"/>
            <w:noProof/>
          </w:rPr>
          <w:fldChar w:fldCharType="end"/>
        </w:r>
      </w:ins>
    </w:p>
    <w:p w14:paraId="7076E511" w14:textId="77777777" w:rsidR="00DA3070" w:rsidRDefault="00DA3070">
      <w:pPr>
        <w:pStyle w:val="Tabladeilustraciones"/>
        <w:tabs>
          <w:tab w:val="right" w:leader="dot" w:pos="9061"/>
        </w:tabs>
        <w:rPr>
          <w:ins w:id="873" w:author="rocio romero panero" w:date="2017-02-28T13:59:00Z"/>
          <w:rFonts w:asciiTheme="minorHAnsi" w:eastAsiaTheme="minorEastAsia" w:hAnsiTheme="minorHAnsi"/>
          <w:noProof/>
          <w:sz w:val="22"/>
          <w:lang w:val="en-GB" w:eastAsia="en-GB"/>
        </w:rPr>
      </w:pPr>
      <w:ins w:id="87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"_Toc476053819"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61. Instalación Express</w:t>
        </w:r>
        <w:r>
          <w:rPr>
            <w:noProof/>
            <w:webHidden/>
          </w:rPr>
          <w:tab/>
        </w:r>
        <w:r>
          <w:rPr>
            <w:noProof/>
            <w:webHidden/>
          </w:rPr>
          <w:fldChar w:fldCharType="begin"/>
        </w:r>
        <w:r>
          <w:rPr>
            <w:noProof/>
            <w:webHidden/>
          </w:rPr>
          <w:instrText xml:space="preserve"> PAGEREF _Toc476053819 \h </w:instrText>
        </w:r>
        <w:r>
          <w:rPr>
            <w:noProof/>
            <w:webHidden/>
          </w:rPr>
        </w:r>
      </w:ins>
      <w:r>
        <w:rPr>
          <w:noProof/>
          <w:webHidden/>
        </w:rPr>
        <w:fldChar w:fldCharType="separate"/>
      </w:r>
      <w:ins w:id="875" w:author="rocio romero panero" w:date="2017-02-28T14:05:00Z">
        <w:r w:rsidR="008F33A2">
          <w:rPr>
            <w:noProof/>
            <w:webHidden/>
          </w:rPr>
          <w:t>52</w:t>
        </w:r>
      </w:ins>
      <w:ins w:id="876" w:author="rocio romero panero" w:date="2017-02-28T13:59:00Z">
        <w:r>
          <w:rPr>
            <w:noProof/>
            <w:webHidden/>
          </w:rPr>
          <w:fldChar w:fldCharType="end"/>
        </w:r>
        <w:r w:rsidRPr="00881C56">
          <w:rPr>
            <w:rStyle w:val="Hipervnculo"/>
            <w:noProof/>
          </w:rPr>
          <w:fldChar w:fldCharType="end"/>
        </w:r>
      </w:ins>
    </w:p>
    <w:p w14:paraId="1C3EBC2F" w14:textId="77777777" w:rsidR="00DA3070" w:rsidRDefault="00DA3070">
      <w:pPr>
        <w:pStyle w:val="Tabladeilustraciones"/>
        <w:tabs>
          <w:tab w:val="right" w:leader="dot" w:pos="9061"/>
        </w:tabs>
        <w:rPr>
          <w:ins w:id="877" w:author="rocio romero panero" w:date="2017-02-28T13:59:00Z"/>
          <w:rFonts w:asciiTheme="minorHAnsi" w:eastAsiaTheme="minorEastAsia" w:hAnsiTheme="minorHAnsi"/>
          <w:noProof/>
          <w:sz w:val="22"/>
          <w:lang w:val="en-GB" w:eastAsia="en-GB"/>
        </w:rPr>
      </w:pPr>
      <w:ins w:id="87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62. Instalación Express-generator</w:t>
        </w:r>
        <w:r>
          <w:rPr>
            <w:noProof/>
            <w:webHidden/>
          </w:rPr>
          <w:tab/>
        </w:r>
        <w:r>
          <w:rPr>
            <w:noProof/>
            <w:webHidden/>
          </w:rPr>
          <w:fldChar w:fldCharType="begin"/>
        </w:r>
        <w:r>
          <w:rPr>
            <w:noProof/>
            <w:webHidden/>
          </w:rPr>
          <w:instrText xml:space="preserve"> PAGEREF _Toc476053820 \h </w:instrText>
        </w:r>
        <w:r>
          <w:rPr>
            <w:noProof/>
            <w:webHidden/>
          </w:rPr>
        </w:r>
      </w:ins>
      <w:r>
        <w:rPr>
          <w:noProof/>
          <w:webHidden/>
        </w:rPr>
        <w:fldChar w:fldCharType="separate"/>
      </w:r>
      <w:ins w:id="879" w:author="rocio romero panero" w:date="2017-02-28T14:05:00Z">
        <w:r w:rsidR="008F33A2">
          <w:rPr>
            <w:noProof/>
            <w:webHidden/>
          </w:rPr>
          <w:t>52</w:t>
        </w:r>
      </w:ins>
      <w:ins w:id="880" w:author="rocio romero panero" w:date="2017-02-28T13:59:00Z">
        <w:r>
          <w:rPr>
            <w:noProof/>
            <w:webHidden/>
          </w:rPr>
          <w:fldChar w:fldCharType="end"/>
        </w:r>
        <w:r w:rsidRPr="00881C56">
          <w:rPr>
            <w:rStyle w:val="Hipervnculo"/>
            <w:noProof/>
          </w:rPr>
          <w:fldChar w:fldCharType="end"/>
        </w:r>
      </w:ins>
    </w:p>
    <w:p w14:paraId="2DC6060E" w14:textId="77777777" w:rsidR="00DA3070" w:rsidRDefault="00DA3070">
      <w:pPr>
        <w:pStyle w:val="Tabladeilustraciones"/>
        <w:tabs>
          <w:tab w:val="right" w:leader="dot" w:pos="9061"/>
        </w:tabs>
        <w:rPr>
          <w:ins w:id="881" w:author="rocio romero panero" w:date="2017-02-28T13:59:00Z"/>
          <w:rFonts w:asciiTheme="minorHAnsi" w:eastAsiaTheme="minorEastAsia" w:hAnsiTheme="minorHAnsi"/>
          <w:noProof/>
          <w:sz w:val="22"/>
          <w:lang w:val="en-GB" w:eastAsia="en-GB"/>
        </w:rPr>
      </w:pPr>
      <w:ins w:id="88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63. Ejecución node</w:t>
        </w:r>
        <w:r>
          <w:rPr>
            <w:noProof/>
            <w:webHidden/>
          </w:rPr>
          <w:tab/>
        </w:r>
        <w:r>
          <w:rPr>
            <w:noProof/>
            <w:webHidden/>
          </w:rPr>
          <w:fldChar w:fldCharType="begin"/>
        </w:r>
        <w:r>
          <w:rPr>
            <w:noProof/>
            <w:webHidden/>
          </w:rPr>
          <w:instrText xml:space="preserve"> PAGEREF _Toc476053821 \h </w:instrText>
        </w:r>
        <w:r>
          <w:rPr>
            <w:noProof/>
            <w:webHidden/>
          </w:rPr>
        </w:r>
      </w:ins>
      <w:r>
        <w:rPr>
          <w:noProof/>
          <w:webHidden/>
        </w:rPr>
        <w:fldChar w:fldCharType="separate"/>
      </w:r>
      <w:ins w:id="883" w:author="rocio romero panero" w:date="2017-02-28T14:05:00Z">
        <w:r w:rsidR="008F33A2">
          <w:rPr>
            <w:noProof/>
            <w:webHidden/>
          </w:rPr>
          <w:t>52</w:t>
        </w:r>
      </w:ins>
      <w:ins w:id="884" w:author="rocio romero panero" w:date="2017-02-28T13:59:00Z">
        <w:r>
          <w:rPr>
            <w:noProof/>
            <w:webHidden/>
          </w:rPr>
          <w:fldChar w:fldCharType="end"/>
        </w:r>
        <w:r w:rsidRPr="00881C56">
          <w:rPr>
            <w:rStyle w:val="Hipervnculo"/>
            <w:noProof/>
          </w:rPr>
          <w:fldChar w:fldCharType="end"/>
        </w:r>
      </w:ins>
    </w:p>
    <w:p w14:paraId="20E31CA8" w14:textId="77777777" w:rsidR="00DA3070" w:rsidRDefault="00DA3070">
      <w:pPr>
        <w:pStyle w:val="Tabladeilustraciones"/>
        <w:tabs>
          <w:tab w:val="right" w:leader="dot" w:pos="9061"/>
        </w:tabs>
        <w:rPr>
          <w:ins w:id="885" w:author="rocio romero panero" w:date="2017-02-28T13:59:00Z"/>
          <w:rFonts w:asciiTheme="minorHAnsi" w:eastAsiaTheme="minorEastAsia" w:hAnsiTheme="minorHAnsi"/>
          <w:noProof/>
          <w:sz w:val="22"/>
          <w:lang w:val="en-GB" w:eastAsia="en-GB"/>
        </w:rPr>
      </w:pPr>
      <w:ins w:id="88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64. Archivo package.json</w:t>
        </w:r>
        <w:r>
          <w:rPr>
            <w:noProof/>
            <w:webHidden/>
          </w:rPr>
          <w:tab/>
        </w:r>
        <w:r>
          <w:rPr>
            <w:noProof/>
            <w:webHidden/>
          </w:rPr>
          <w:fldChar w:fldCharType="begin"/>
        </w:r>
        <w:r>
          <w:rPr>
            <w:noProof/>
            <w:webHidden/>
          </w:rPr>
          <w:instrText xml:space="preserve"> PAGEREF _Toc476053822 \h </w:instrText>
        </w:r>
        <w:r>
          <w:rPr>
            <w:noProof/>
            <w:webHidden/>
          </w:rPr>
        </w:r>
      </w:ins>
      <w:r>
        <w:rPr>
          <w:noProof/>
          <w:webHidden/>
        </w:rPr>
        <w:fldChar w:fldCharType="separate"/>
      </w:r>
      <w:ins w:id="887" w:author="rocio romero panero" w:date="2017-02-28T14:05:00Z">
        <w:r w:rsidR="008F33A2">
          <w:rPr>
            <w:noProof/>
            <w:webHidden/>
          </w:rPr>
          <w:t>53</w:t>
        </w:r>
      </w:ins>
      <w:ins w:id="888" w:author="rocio romero panero" w:date="2017-02-28T13:59:00Z">
        <w:r>
          <w:rPr>
            <w:noProof/>
            <w:webHidden/>
          </w:rPr>
          <w:fldChar w:fldCharType="end"/>
        </w:r>
        <w:r w:rsidRPr="00881C56">
          <w:rPr>
            <w:rStyle w:val="Hipervnculo"/>
            <w:noProof/>
          </w:rPr>
          <w:fldChar w:fldCharType="end"/>
        </w:r>
      </w:ins>
    </w:p>
    <w:p w14:paraId="43CF1D24" w14:textId="77777777" w:rsidR="00DA3070" w:rsidRDefault="00DA3070">
      <w:pPr>
        <w:pStyle w:val="Tabladeilustraciones"/>
        <w:tabs>
          <w:tab w:val="right" w:leader="dot" w:pos="9061"/>
        </w:tabs>
        <w:rPr>
          <w:ins w:id="889" w:author="rocio romero panero" w:date="2017-02-28T13:59:00Z"/>
          <w:rFonts w:asciiTheme="minorHAnsi" w:eastAsiaTheme="minorEastAsia" w:hAnsiTheme="minorHAnsi"/>
          <w:noProof/>
          <w:sz w:val="22"/>
          <w:lang w:val="en-GB" w:eastAsia="en-GB"/>
        </w:rPr>
      </w:pPr>
      <w:ins w:id="89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65. Instalación Cordova e Ionic</w:t>
        </w:r>
        <w:r>
          <w:rPr>
            <w:noProof/>
            <w:webHidden/>
          </w:rPr>
          <w:tab/>
        </w:r>
        <w:r>
          <w:rPr>
            <w:noProof/>
            <w:webHidden/>
          </w:rPr>
          <w:fldChar w:fldCharType="begin"/>
        </w:r>
        <w:r>
          <w:rPr>
            <w:noProof/>
            <w:webHidden/>
          </w:rPr>
          <w:instrText xml:space="preserve"> PAGEREF _Toc476053823 \h </w:instrText>
        </w:r>
        <w:r>
          <w:rPr>
            <w:noProof/>
            <w:webHidden/>
          </w:rPr>
        </w:r>
      </w:ins>
      <w:r>
        <w:rPr>
          <w:noProof/>
          <w:webHidden/>
        </w:rPr>
        <w:fldChar w:fldCharType="separate"/>
      </w:r>
      <w:ins w:id="891" w:author="rocio romero panero" w:date="2017-02-28T14:05:00Z">
        <w:r w:rsidR="008F33A2">
          <w:rPr>
            <w:noProof/>
            <w:webHidden/>
          </w:rPr>
          <w:t>53</w:t>
        </w:r>
      </w:ins>
      <w:ins w:id="892" w:author="rocio romero panero" w:date="2017-02-28T13:59:00Z">
        <w:r>
          <w:rPr>
            <w:noProof/>
            <w:webHidden/>
          </w:rPr>
          <w:fldChar w:fldCharType="end"/>
        </w:r>
        <w:r w:rsidRPr="00881C56">
          <w:rPr>
            <w:rStyle w:val="Hipervnculo"/>
            <w:noProof/>
          </w:rPr>
          <w:fldChar w:fldCharType="end"/>
        </w:r>
      </w:ins>
    </w:p>
    <w:p w14:paraId="7B9DCC2F" w14:textId="77777777" w:rsidR="00DA3070" w:rsidRDefault="00DA3070">
      <w:pPr>
        <w:pStyle w:val="Tabladeilustraciones"/>
        <w:tabs>
          <w:tab w:val="right" w:leader="dot" w:pos="9061"/>
        </w:tabs>
        <w:rPr>
          <w:ins w:id="893" w:author="rocio romero panero" w:date="2017-02-28T13:59:00Z"/>
          <w:rFonts w:asciiTheme="minorHAnsi" w:eastAsiaTheme="minorEastAsia" w:hAnsiTheme="minorHAnsi"/>
          <w:noProof/>
          <w:sz w:val="22"/>
          <w:lang w:val="en-GB" w:eastAsia="en-GB"/>
        </w:rPr>
      </w:pPr>
      <w:ins w:id="89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66. Comienzo nuevo proyecto Ionic</w:t>
        </w:r>
        <w:r>
          <w:rPr>
            <w:noProof/>
            <w:webHidden/>
          </w:rPr>
          <w:tab/>
        </w:r>
        <w:r>
          <w:rPr>
            <w:noProof/>
            <w:webHidden/>
          </w:rPr>
          <w:fldChar w:fldCharType="begin"/>
        </w:r>
        <w:r>
          <w:rPr>
            <w:noProof/>
            <w:webHidden/>
          </w:rPr>
          <w:instrText xml:space="preserve"> PAGEREF _Toc476053824 \h </w:instrText>
        </w:r>
        <w:r>
          <w:rPr>
            <w:noProof/>
            <w:webHidden/>
          </w:rPr>
        </w:r>
      </w:ins>
      <w:r>
        <w:rPr>
          <w:noProof/>
          <w:webHidden/>
        </w:rPr>
        <w:fldChar w:fldCharType="separate"/>
      </w:r>
      <w:ins w:id="895" w:author="rocio romero panero" w:date="2017-02-28T14:05:00Z">
        <w:r w:rsidR="008F33A2">
          <w:rPr>
            <w:noProof/>
            <w:webHidden/>
          </w:rPr>
          <w:t>53</w:t>
        </w:r>
      </w:ins>
      <w:ins w:id="896" w:author="rocio romero panero" w:date="2017-02-28T13:59:00Z">
        <w:r>
          <w:rPr>
            <w:noProof/>
            <w:webHidden/>
          </w:rPr>
          <w:fldChar w:fldCharType="end"/>
        </w:r>
        <w:r w:rsidRPr="00881C56">
          <w:rPr>
            <w:rStyle w:val="Hipervnculo"/>
            <w:noProof/>
          </w:rPr>
          <w:fldChar w:fldCharType="end"/>
        </w:r>
      </w:ins>
    </w:p>
    <w:p w14:paraId="6FAF2CAB" w14:textId="77777777" w:rsidR="00DA3070" w:rsidRDefault="00DA3070">
      <w:pPr>
        <w:pStyle w:val="Tabladeilustraciones"/>
        <w:tabs>
          <w:tab w:val="right" w:leader="dot" w:pos="9061"/>
        </w:tabs>
        <w:rPr>
          <w:ins w:id="897" w:author="rocio romero panero" w:date="2017-02-28T13:59:00Z"/>
          <w:rFonts w:asciiTheme="minorHAnsi" w:eastAsiaTheme="minorEastAsia" w:hAnsiTheme="minorHAnsi"/>
          <w:noProof/>
          <w:sz w:val="22"/>
          <w:lang w:val="en-GB" w:eastAsia="en-GB"/>
        </w:rPr>
      </w:pPr>
      <w:ins w:id="89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"_Toc476053825"</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67. Iniciar proyecto en Ionic</w:t>
        </w:r>
        <w:r>
          <w:rPr>
            <w:noProof/>
            <w:webHidden/>
          </w:rPr>
          <w:tab/>
        </w:r>
        <w:r>
          <w:rPr>
            <w:noProof/>
            <w:webHidden/>
          </w:rPr>
          <w:fldChar w:fldCharType="begin"/>
        </w:r>
        <w:r>
          <w:rPr>
            <w:noProof/>
            <w:webHidden/>
          </w:rPr>
          <w:instrText xml:space="preserve"> PAGEREF _Toc476053825 \h </w:instrText>
        </w:r>
        <w:r>
          <w:rPr>
            <w:noProof/>
            <w:webHidden/>
          </w:rPr>
        </w:r>
      </w:ins>
      <w:r>
        <w:rPr>
          <w:noProof/>
          <w:webHidden/>
        </w:rPr>
        <w:fldChar w:fldCharType="separate"/>
      </w:r>
      <w:ins w:id="899" w:author="rocio romero panero" w:date="2017-02-28T14:05:00Z">
        <w:r w:rsidR="008F33A2">
          <w:rPr>
            <w:noProof/>
            <w:webHidden/>
          </w:rPr>
          <w:t>54</w:t>
        </w:r>
      </w:ins>
      <w:ins w:id="900" w:author="rocio romero panero" w:date="2017-02-28T13:59:00Z">
        <w:r>
          <w:rPr>
            <w:noProof/>
            <w:webHidden/>
          </w:rPr>
          <w:fldChar w:fldCharType="end"/>
        </w:r>
        <w:r w:rsidRPr="00881C56">
          <w:rPr>
            <w:rStyle w:val="Hipervnculo"/>
            <w:noProof/>
          </w:rPr>
          <w:fldChar w:fldCharType="end"/>
        </w:r>
      </w:ins>
    </w:p>
    <w:p w14:paraId="2E51973B" w14:textId="77777777" w:rsidR="00DA3070" w:rsidRDefault="00DA3070">
      <w:pPr>
        <w:pStyle w:val="Tabladeilustraciones"/>
        <w:tabs>
          <w:tab w:val="right" w:leader="dot" w:pos="9061"/>
        </w:tabs>
        <w:rPr>
          <w:ins w:id="901" w:author="rocio romero panero" w:date="2017-02-28T13:59:00Z"/>
          <w:rFonts w:asciiTheme="minorHAnsi" w:eastAsiaTheme="minorEastAsia" w:hAnsiTheme="minorHAnsi"/>
          <w:noProof/>
          <w:sz w:val="22"/>
          <w:lang w:val="en-GB" w:eastAsia="en-GB"/>
        </w:rPr>
      </w:pPr>
      <w:ins w:id="90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"_Toc476053826"</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68. AudioTrimmer: Paso 1</w:t>
        </w:r>
        <w:r>
          <w:rPr>
            <w:noProof/>
            <w:webHidden/>
          </w:rPr>
          <w:tab/>
        </w:r>
        <w:r>
          <w:rPr>
            <w:noProof/>
            <w:webHidden/>
          </w:rPr>
          <w:fldChar w:fldCharType="begin"/>
        </w:r>
        <w:r>
          <w:rPr>
            <w:noProof/>
            <w:webHidden/>
          </w:rPr>
          <w:instrText xml:space="preserve"> PAGEREF _Toc476053826 \h </w:instrText>
        </w:r>
        <w:r>
          <w:rPr>
            <w:noProof/>
            <w:webHidden/>
          </w:rPr>
        </w:r>
      </w:ins>
      <w:r>
        <w:rPr>
          <w:noProof/>
          <w:webHidden/>
        </w:rPr>
        <w:fldChar w:fldCharType="separate"/>
      </w:r>
      <w:ins w:id="903" w:author="rocio romero panero" w:date="2017-02-28T14:05:00Z">
        <w:r w:rsidR="008F33A2">
          <w:rPr>
            <w:noProof/>
            <w:webHidden/>
          </w:rPr>
          <w:t>55</w:t>
        </w:r>
      </w:ins>
      <w:ins w:id="904" w:author="rocio romero panero" w:date="2017-02-28T13:59:00Z">
        <w:r>
          <w:rPr>
            <w:noProof/>
            <w:webHidden/>
          </w:rPr>
          <w:fldChar w:fldCharType="end"/>
        </w:r>
        <w:r w:rsidRPr="00881C56">
          <w:rPr>
            <w:rStyle w:val="Hipervnculo"/>
            <w:noProof/>
          </w:rPr>
          <w:fldChar w:fldCharType="end"/>
        </w:r>
      </w:ins>
    </w:p>
    <w:p w14:paraId="0B2376B2" w14:textId="77777777" w:rsidR="00DA3070" w:rsidRDefault="00DA3070">
      <w:pPr>
        <w:pStyle w:val="Tabladeilustraciones"/>
        <w:tabs>
          <w:tab w:val="right" w:leader="dot" w:pos="9061"/>
        </w:tabs>
        <w:rPr>
          <w:ins w:id="905" w:author="rocio romero panero" w:date="2017-02-28T13:59:00Z"/>
          <w:rFonts w:asciiTheme="minorHAnsi" w:eastAsiaTheme="minorEastAsia" w:hAnsiTheme="minorHAnsi"/>
          <w:noProof/>
          <w:sz w:val="22"/>
          <w:lang w:val="en-GB" w:eastAsia="en-GB"/>
        </w:rPr>
      </w:pPr>
      <w:ins w:id="90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"_Toc476053827"</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69. AudioTrimmer: Paso 2</w:t>
        </w:r>
        <w:r>
          <w:rPr>
            <w:noProof/>
            <w:webHidden/>
          </w:rPr>
          <w:tab/>
        </w:r>
        <w:r>
          <w:rPr>
            <w:noProof/>
            <w:webHidden/>
          </w:rPr>
          <w:fldChar w:fldCharType="begin"/>
        </w:r>
        <w:r>
          <w:rPr>
            <w:noProof/>
            <w:webHidden/>
          </w:rPr>
          <w:instrText xml:space="preserve"> PAGEREF _Toc476053827 \h </w:instrText>
        </w:r>
        <w:r>
          <w:rPr>
            <w:noProof/>
            <w:webHidden/>
          </w:rPr>
        </w:r>
      </w:ins>
      <w:r>
        <w:rPr>
          <w:noProof/>
          <w:webHidden/>
        </w:rPr>
        <w:fldChar w:fldCharType="separate"/>
      </w:r>
      <w:ins w:id="907" w:author="rocio romero panero" w:date="2017-02-28T14:05:00Z">
        <w:r w:rsidR="008F33A2">
          <w:rPr>
            <w:noProof/>
            <w:webHidden/>
          </w:rPr>
          <w:t>56</w:t>
        </w:r>
      </w:ins>
      <w:ins w:id="908" w:author="rocio romero panero" w:date="2017-02-28T13:59:00Z">
        <w:r>
          <w:rPr>
            <w:noProof/>
            <w:webHidden/>
          </w:rPr>
          <w:fldChar w:fldCharType="end"/>
        </w:r>
        <w:r w:rsidRPr="00881C56">
          <w:rPr>
            <w:rStyle w:val="Hipervnculo"/>
            <w:noProof/>
          </w:rPr>
          <w:fldChar w:fldCharType="end"/>
        </w:r>
      </w:ins>
    </w:p>
    <w:p w14:paraId="6A8D5058" w14:textId="77777777" w:rsidR="00DA3070" w:rsidRDefault="00DA3070">
      <w:pPr>
        <w:pStyle w:val="Tabladeilustraciones"/>
        <w:tabs>
          <w:tab w:val="right" w:leader="dot" w:pos="9061"/>
        </w:tabs>
        <w:rPr>
          <w:ins w:id="909" w:author="rocio romero panero" w:date="2017-02-28T13:59:00Z"/>
          <w:rFonts w:asciiTheme="minorHAnsi" w:eastAsiaTheme="minorEastAsia" w:hAnsiTheme="minorHAnsi"/>
          <w:noProof/>
          <w:sz w:val="22"/>
          <w:lang w:val="en-GB" w:eastAsia="en-GB"/>
        </w:rPr>
      </w:pPr>
      <w:ins w:id="91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"_Toc476053828"</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70. AudioTrimmer: Paso 3</w:t>
        </w:r>
        <w:r>
          <w:rPr>
            <w:noProof/>
            <w:webHidden/>
          </w:rPr>
          <w:tab/>
        </w:r>
        <w:r>
          <w:rPr>
            <w:noProof/>
            <w:webHidden/>
          </w:rPr>
          <w:fldChar w:fldCharType="begin"/>
        </w:r>
        <w:r>
          <w:rPr>
            <w:noProof/>
            <w:webHidden/>
          </w:rPr>
          <w:instrText xml:space="preserve"> PAGEREF _Toc476053828 \h </w:instrText>
        </w:r>
        <w:r>
          <w:rPr>
            <w:noProof/>
            <w:webHidden/>
          </w:rPr>
        </w:r>
      </w:ins>
      <w:r>
        <w:rPr>
          <w:noProof/>
          <w:webHidden/>
        </w:rPr>
        <w:fldChar w:fldCharType="separate"/>
      </w:r>
      <w:ins w:id="911" w:author="rocio romero panero" w:date="2017-02-28T14:05:00Z">
        <w:r w:rsidR="008F33A2">
          <w:rPr>
            <w:noProof/>
            <w:webHidden/>
          </w:rPr>
          <w:t>56</w:t>
        </w:r>
      </w:ins>
      <w:ins w:id="912" w:author="rocio romero panero" w:date="2017-02-28T13:59:00Z">
        <w:r>
          <w:rPr>
            <w:noProof/>
            <w:webHidden/>
          </w:rPr>
          <w:fldChar w:fldCharType="end"/>
        </w:r>
        <w:r w:rsidRPr="00881C56">
          <w:rPr>
            <w:rStyle w:val="Hipervnculo"/>
            <w:noProof/>
          </w:rPr>
          <w:fldChar w:fldCharType="end"/>
        </w:r>
      </w:ins>
    </w:p>
    <w:p w14:paraId="4A503D53" w14:textId="77777777" w:rsidR="00DA3070" w:rsidRDefault="00DA3070">
      <w:pPr>
        <w:pStyle w:val="Tabladeilustraciones"/>
        <w:tabs>
          <w:tab w:val="right" w:leader="dot" w:pos="9061"/>
        </w:tabs>
        <w:rPr>
          <w:ins w:id="913" w:author="rocio romero panero" w:date="2017-02-28T13:59:00Z"/>
          <w:rFonts w:asciiTheme="minorHAnsi" w:eastAsiaTheme="minorEastAsia" w:hAnsiTheme="minorHAnsi"/>
          <w:noProof/>
          <w:sz w:val="22"/>
          <w:lang w:val="en-GB" w:eastAsia="en-GB"/>
        </w:rPr>
      </w:pPr>
      <w:ins w:id="91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"_Toc476053829"</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71. AudioTrimmer: Paso 4</w:t>
        </w:r>
        <w:r>
          <w:rPr>
            <w:noProof/>
            <w:webHidden/>
          </w:rPr>
          <w:tab/>
        </w:r>
        <w:r>
          <w:rPr>
            <w:noProof/>
            <w:webHidden/>
          </w:rPr>
          <w:fldChar w:fldCharType="begin"/>
        </w:r>
        <w:r>
          <w:rPr>
            <w:noProof/>
            <w:webHidden/>
          </w:rPr>
          <w:instrText xml:space="preserve"> PAGEREF _Toc476053829 \h </w:instrText>
        </w:r>
        <w:r>
          <w:rPr>
            <w:noProof/>
            <w:webHidden/>
          </w:rPr>
        </w:r>
      </w:ins>
      <w:r>
        <w:rPr>
          <w:noProof/>
          <w:webHidden/>
        </w:rPr>
        <w:fldChar w:fldCharType="separate"/>
      </w:r>
      <w:ins w:id="915" w:author="rocio romero panero" w:date="2017-02-28T14:05:00Z">
        <w:r w:rsidR="008F33A2">
          <w:rPr>
            <w:noProof/>
            <w:webHidden/>
          </w:rPr>
          <w:t>57</w:t>
        </w:r>
      </w:ins>
      <w:ins w:id="916" w:author="rocio romero panero" w:date="2017-02-28T13:59:00Z">
        <w:r>
          <w:rPr>
            <w:noProof/>
            <w:webHidden/>
          </w:rPr>
          <w:fldChar w:fldCharType="end"/>
        </w:r>
        <w:r w:rsidRPr="00881C56">
          <w:rPr>
            <w:rStyle w:val="Hipervnculo"/>
            <w:noProof/>
          </w:rPr>
          <w:fldChar w:fldCharType="end"/>
        </w:r>
      </w:ins>
    </w:p>
    <w:p w14:paraId="034D6E93" w14:textId="77777777" w:rsidR="00DA3070" w:rsidRDefault="00DA3070">
      <w:pPr>
        <w:pStyle w:val="Tabladeilustraciones"/>
        <w:tabs>
          <w:tab w:val="right" w:leader="dot" w:pos="9061"/>
        </w:tabs>
        <w:rPr>
          <w:ins w:id="917" w:author="rocio romero panero" w:date="2017-02-28T13:59:00Z"/>
          <w:rFonts w:asciiTheme="minorHAnsi" w:eastAsiaTheme="minorEastAsia" w:hAnsiTheme="minorHAnsi"/>
          <w:noProof/>
          <w:sz w:val="22"/>
          <w:lang w:val="en-GB" w:eastAsia="en-GB"/>
        </w:rPr>
      </w:pPr>
      <w:ins w:id="918"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"_Toc476053830"</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72. AudioTrimmer: Paso 5</w:t>
        </w:r>
        <w:r>
          <w:rPr>
            <w:noProof/>
            <w:webHidden/>
          </w:rPr>
          <w:tab/>
        </w:r>
        <w:r>
          <w:rPr>
            <w:noProof/>
            <w:webHidden/>
          </w:rPr>
          <w:fldChar w:fldCharType="begin"/>
        </w:r>
        <w:r>
          <w:rPr>
            <w:noProof/>
            <w:webHidden/>
          </w:rPr>
          <w:instrText xml:space="preserve"> PAGEREF _Toc476053830 \h </w:instrText>
        </w:r>
        <w:r>
          <w:rPr>
            <w:noProof/>
            <w:webHidden/>
          </w:rPr>
        </w:r>
      </w:ins>
      <w:r>
        <w:rPr>
          <w:noProof/>
          <w:webHidden/>
        </w:rPr>
        <w:fldChar w:fldCharType="separate"/>
      </w:r>
      <w:ins w:id="919" w:author="rocio romero panero" w:date="2017-02-28T14:05:00Z">
        <w:r w:rsidR="008F33A2">
          <w:rPr>
            <w:noProof/>
            <w:webHidden/>
          </w:rPr>
          <w:t>57</w:t>
        </w:r>
      </w:ins>
      <w:ins w:id="920" w:author="rocio romero panero" w:date="2017-02-28T13:59:00Z">
        <w:r>
          <w:rPr>
            <w:noProof/>
            <w:webHidden/>
          </w:rPr>
          <w:fldChar w:fldCharType="end"/>
        </w:r>
        <w:r w:rsidRPr="00881C56">
          <w:rPr>
            <w:rStyle w:val="Hipervnculo"/>
            <w:noProof/>
          </w:rPr>
          <w:fldChar w:fldCharType="end"/>
        </w:r>
      </w:ins>
    </w:p>
    <w:p w14:paraId="4C97B393" w14:textId="77777777" w:rsidR="00DA3070" w:rsidRDefault="00DA3070">
      <w:pPr>
        <w:pStyle w:val="Tabladeilustraciones"/>
        <w:tabs>
          <w:tab w:val="right" w:leader="dot" w:pos="9061"/>
        </w:tabs>
        <w:rPr>
          <w:ins w:id="921" w:author="rocio romero panero" w:date="2017-02-28T13:59:00Z"/>
          <w:rFonts w:asciiTheme="minorHAnsi" w:eastAsiaTheme="minorEastAsia" w:hAnsiTheme="minorHAnsi"/>
          <w:noProof/>
          <w:sz w:val="22"/>
          <w:lang w:val="en-GB" w:eastAsia="en-GB"/>
        </w:rPr>
      </w:pPr>
      <w:ins w:id="922"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"_Toc476053831"</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73. Ejemplo de audios en ELLLO</w:t>
        </w:r>
        <w:r>
          <w:rPr>
            <w:noProof/>
            <w:webHidden/>
          </w:rPr>
          <w:tab/>
        </w:r>
        <w:r>
          <w:rPr>
            <w:noProof/>
            <w:webHidden/>
          </w:rPr>
          <w:fldChar w:fldCharType="begin"/>
        </w:r>
        <w:r>
          <w:rPr>
            <w:noProof/>
            <w:webHidden/>
          </w:rPr>
          <w:instrText xml:space="preserve"> PAGEREF _Toc476053831 \h </w:instrText>
        </w:r>
        <w:r>
          <w:rPr>
            <w:noProof/>
            <w:webHidden/>
          </w:rPr>
        </w:r>
      </w:ins>
      <w:r>
        <w:rPr>
          <w:noProof/>
          <w:webHidden/>
        </w:rPr>
        <w:fldChar w:fldCharType="separate"/>
      </w:r>
      <w:ins w:id="923" w:author="rocio romero panero" w:date="2017-02-28T14:05:00Z">
        <w:r w:rsidR="008F33A2">
          <w:rPr>
            <w:noProof/>
            <w:webHidden/>
          </w:rPr>
          <w:t>59</w:t>
        </w:r>
      </w:ins>
      <w:ins w:id="924" w:author="rocio romero panero" w:date="2017-02-28T13:59:00Z">
        <w:r>
          <w:rPr>
            <w:noProof/>
            <w:webHidden/>
          </w:rPr>
          <w:fldChar w:fldCharType="end"/>
        </w:r>
        <w:r w:rsidRPr="00881C56">
          <w:rPr>
            <w:rStyle w:val="Hipervnculo"/>
            <w:noProof/>
          </w:rPr>
          <w:fldChar w:fldCharType="end"/>
        </w:r>
      </w:ins>
    </w:p>
    <w:p w14:paraId="72D0F4C1" w14:textId="77777777" w:rsidR="00DA3070" w:rsidRDefault="00DA3070">
      <w:pPr>
        <w:pStyle w:val="Tabladeilustraciones"/>
        <w:tabs>
          <w:tab w:val="right" w:leader="dot" w:pos="9061"/>
        </w:tabs>
        <w:rPr>
          <w:ins w:id="925" w:author="rocio romero panero" w:date="2017-02-28T13:59:00Z"/>
          <w:rFonts w:asciiTheme="minorHAnsi" w:eastAsiaTheme="minorEastAsia" w:hAnsiTheme="minorHAnsi"/>
          <w:noProof/>
          <w:sz w:val="22"/>
          <w:lang w:val="en-GB" w:eastAsia="en-GB"/>
        </w:rPr>
      </w:pPr>
      <w:ins w:id="926"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"_Toc476053832"</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74. Descarga de audio en ELLLO (1)</w:t>
        </w:r>
        <w:r>
          <w:rPr>
            <w:noProof/>
            <w:webHidden/>
          </w:rPr>
          <w:tab/>
        </w:r>
        <w:r>
          <w:rPr>
            <w:noProof/>
            <w:webHidden/>
          </w:rPr>
          <w:fldChar w:fldCharType="begin"/>
        </w:r>
        <w:r>
          <w:rPr>
            <w:noProof/>
            <w:webHidden/>
          </w:rPr>
          <w:instrText xml:space="preserve"> PAGEREF _Toc476053832 \h </w:instrText>
        </w:r>
        <w:r>
          <w:rPr>
            <w:noProof/>
            <w:webHidden/>
          </w:rPr>
        </w:r>
      </w:ins>
      <w:r>
        <w:rPr>
          <w:noProof/>
          <w:webHidden/>
        </w:rPr>
        <w:fldChar w:fldCharType="separate"/>
      </w:r>
      <w:ins w:id="927" w:author="rocio romero panero" w:date="2017-02-28T14:05:00Z">
        <w:r w:rsidR="008F33A2">
          <w:rPr>
            <w:noProof/>
            <w:webHidden/>
          </w:rPr>
          <w:t>60</w:t>
        </w:r>
      </w:ins>
      <w:ins w:id="928" w:author="rocio romero panero" w:date="2017-02-28T13:59:00Z">
        <w:r>
          <w:rPr>
            <w:noProof/>
            <w:webHidden/>
          </w:rPr>
          <w:fldChar w:fldCharType="end"/>
        </w:r>
        <w:r w:rsidRPr="00881C56">
          <w:rPr>
            <w:rStyle w:val="Hipervnculo"/>
            <w:noProof/>
          </w:rPr>
          <w:fldChar w:fldCharType="end"/>
        </w:r>
      </w:ins>
    </w:p>
    <w:p w14:paraId="554A859A" w14:textId="77777777" w:rsidR="00DA3070" w:rsidRDefault="00DA3070">
      <w:pPr>
        <w:pStyle w:val="Tabladeilustraciones"/>
        <w:tabs>
          <w:tab w:val="right" w:leader="dot" w:pos="9061"/>
        </w:tabs>
        <w:rPr>
          <w:ins w:id="929" w:author="rocio romero panero" w:date="2017-02-28T13:59:00Z"/>
          <w:rFonts w:asciiTheme="minorHAnsi" w:eastAsiaTheme="minorEastAsia" w:hAnsiTheme="minorHAnsi"/>
          <w:noProof/>
          <w:sz w:val="22"/>
          <w:lang w:val="en-GB" w:eastAsia="en-GB"/>
        </w:rPr>
      </w:pPr>
      <w:ins w:id="930"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"_Toc476053833"</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75. Descarga de audio en ELLLO (2)</w:t>
        </w:r>
        <w:r>
          <w:rPr>
            <w:noProof/>
            <w:webHidden/>
          </w:rPr>
          <w:tab/>
        </w:r>
        <w:r>
          <w:rPr>
            <w:noProof/>
            <w:webHidden/>
          </w:rPr>
          <w:fldChar w:fldCharType="begin"/>
        </w:r>
        <w:r>
          <w:rPr>
            <w:noProof/>
            <w:webHidden/>
          </w:rPr>
          <w:instrText xml:space="preserve"> PAGEREF _Toc476053833 \h </w:instrText>
        </w:r>
        <w:r>
          <w:rPr>
            <w:noProof/>
            <w:webHidden/>
          </w:rPr>
        </w:r>
      </w:ins>
      <w:r>
        <w:rPr>
          <w:noProof/>
          <w:webHidden/>
        </w:rPr>
        <w:fldChar w:fldCharType="separate"/>
      </w:r>
      <w:ins w:id="931" w:author="rocio romero panero" w:date="2017-02-28T14:05:00Z">
        <w:r w:rsidR="008F33A2">
          <w:rPr>
            <w:noProof/>
            <w:webHidden/>
          </w:rPr>
          <w:t>60</w:t>
        </w:r>
      </w:ins>
      <w:ins w:id="932" w:author="rocio romero panero" w:date="2017-02-28T13:59:00Z">
        <w:r>
          <w:rPr>
            <w:noProof/>
            <w:webHidden/>
          </w:rPr>
          <w:fldChar w:fldCharType="end"/>
        </w:r>
        <w:r w:rsidRPr="00881C56">
          <w:rPr>
            <w:rStyle w:val="Hipervnculo"/>
            <w:noProof/>
          </w:rPr>
          <w:fldChar w:fldCharType="end"/>
        </w:r>
      </w:ins>
    </w:p>
    <w:p w14:paraId="26F43798" w14:textId="77777777" w:rsidR="00DA3070" w:rsidRDefault="00DA3070">
      <w:pPr>
        <w:pStyle w:val="Tabladeilustraciones"/>
        <w:tabs>
          <w:tab w:val="right" w:leader="dot" w:pos="9061"/>
        </w:tabs>
        <w:rPr>
          <w:ins w:id="933" w:author="rocio romero panero" w:date="2017-02-28T13:59:00Z"/>
          <w:rFonts w:asciiTheme="minorHAnsi" w:eastAsiaTheme="minorEastAsia" w:hAnsiTheme="minorHAnsi"/>
          <w:noProof/>
          <w:sz w:val="22"/>
          <w:lang w:val="en-GB" w:eastAsia="en-GB"/>
        </w:rPr>
      </w:pPr>
      <w:ins w:id="934" w:author="rocio romero panero" w:date="2017-02-28T13:59:00Z">
        <w:r w:rsidRPr="00881C56">
          <w:rPr>
            <w:rStyle w:val="Hipervnculo"/>
            <w:noProof/>
          </w:rPr>
          <w:fldChar w:fldCharType="begin"/>
        </w:r>
        <w:r w:rsidRPr="00881C56">
          <w:rPr>
            <w:rStyle w:val="Hipervnculo"/>
            <w:noProof/>
          </w:rPr>
          <w:instrText xml:space="preserve"> </w:instrText>
        </w:r>
        <w:r>
          <w:rPr>
            <w:noProof/>
          </w:rPr>
          <w:instrText>HYPERLINK \l "_Toc476053834"</w:instrText>
        </w:r>
        <w:r w:rsidRPr="00881C56">
          <w:rPr>
            <w:rStyle w:val="Hipervnculo"/>
            <w:noProof/>
          </w:rPr>
          <w:instrText xml:space="preserve"> </w:instrText>
        </w:r>
        <w:r w:rsidRPr="00881C56">
          <w:rPr>
            <w:rStyle w:val="Hipervnculo"/>
            <w:noProof/>
          </w:rPr>
        </w:r>
        <w:r w:rsidRPr="00881C56">
          <w:rPr>
            <w:rStyle w:val="Hipervnculo"/>
            <w:noProof/>
          </w:rPr>
          <w:fldChar w:fldCharType="separate"/>
        </w:r>
        <w:r w:rsidRPr="00881C56">
          <w:rPr>
            <w:rStyle w:val="Hipervnculo"/>
            <w:noProof/>
          </w:rPr>
          <w:t>Figura  76. Descarga de audio en ELLLO (3)</w:t>
        </w:r>
        <w:r>
          <w:rPr>
            <w:noProof/>
            <w:webHidden/>
          </w:rPr>
          <w:tab/>
        </w:r>
        <w:r>
          <w:rPr>
            <w:noProof/>
            <w:webHidden/>
          </w:rPr>
          <w:fldChar w:fldCharType="begin"/>
        </w:r>
        <w:r>
          <w:rPr>
            <w:noProof/>
            <w:webHidden/>
          </w:rPr>
          <w:instrText xml:space="preserve"> PAGEREF _Toc476053834 \h </w:instrText>
        </w:r>
        <w:r>
          <w:rPr>
            <w:noProof/>
            <w:webHidden/>
          </w:rPr>
        </w:r>
      </w:ins>
      <w:r>
        <w:rPr>
          <w:noProof/>
          <w:webHidden/>
        </w:rPr>
        <w:fldChar w:fldCharType="separate"/>
      </w:r>
      <w:ins w:id="935" w:author="rocio romero panero" w:date="2017-02-28T14:05:00Z">
        <w:r w:rsidR="008F33A2">
          <w:rPr>
            <w:noProof/>
            <w:webHidden/>
          </w:rPr>
          <w:t>61</w:t>
        </w:r>
      </w:ins>
      <w:ins w:id="936" w:author="rocio romero panero" w:date="2017-02-28T13:59:00Z">
        <w:r>
          <w:rPr>
            <w:noProof/>
            <w:webHidden/>
          </w:rPr>
          <w:fldChar w:fldCharType="end"/>
        </w:r>
        <w:r w:rsidRPr="00881C56">
          <w:rPr>
            <w:rStyle w:val="Hipervnculo"/>
            <w:noProof/>
          </w:rPr>
          <w:fldChar w:fldCharType="end"/>
        </w:r>
      </w:ins>
    </w:p>
    <w:p w14:paraId="75F3B17B" w14:textId="77777777" w:rsidR="0088417E" w:rsidDel="00DA3070" w:rsidRDefault="0088417E">
      <w:pPr>
        <w:pStyle w:val="Tabladeilustraciones"/>
        <w:tabs>
          <w:tab w:val="right" w:leader="dot" w:pos="9061"/>
        </w:tabs>
        <w:rPr>
          <w:del w:id="937" w:author="rocio romero panero" w:date="2017-02-28T13:59:00Z"/>
          <w:rFonts w:asciiTheme="minorHAnsi" w:eastAsiaTheme="minorEastAsia" w:hAnsiTheme="minorHAnsi"/>
          <w:noProof/>
          <w:sz w:val="22"/>
          <w:lang w:val="en-GB" w:eastAsia="en-GB"/>
        </w:rPr>
      </w:pPr>
      <w:del w:id="938" w:author="rocio romero panero" w:date="2017-02-28T13:59:00Z">
        <w:r w:rsidRPr="00DA3070" w:rsidDel="00DA3070">
          <w:rPr>
            <w:noProof/>
            <w:rPrChange w:id="939" w:author="rocio romero panero" w:date="2017-02-28T13:59:00Z">
              <w:rPr>
                <w:rStyle w:val="Hipervnculo"/>
                <w:noProof/>
              </w:rPr>
            </w:rPrChange>
          </w:rPr>
          <w:delText>Figura  1. Resultados de encuesta en [2]</w:delText>
        </w:r>
        <w:r w:rsidDel="00DA3070">
          <w:rPr>
            <w:noProof/>
            <w:webHidden/>
          </w:rPr>
          <w:tab/>
        </w:r>
        <w:r w:rsidR="00982F03" w:rsidDel="00DA3070">
          <w:rPr>
            <w:noProof/>
            <w:webHidden/>
          </w:rPr>
          <w:delText>4</w:delText>
        </w:r>
      </w:del>
    </w:p>
    <w:p w14:paraId="20ECA3B0" w14:textId="77777777" w:rsidR="0088417E" w:rsidDel="00DA3070" w:rsidRDefault="0088417E">
      <w:pPr>
        <w:pStyle w:val="Tabladeilustraciones"/>
        <w:tabs>
          <w:tab w:val="right" w:leader="dot" w:pos="9061"/>
        </w:tabs>
        <w:rPr>
          <w:del w:id="940" w:author="rocio romero panero" w:date="2017-02-28T13:59:00Z"/>
          <w:rFonts w:asciiTheme="minorHAnsi" w:eastAsiaTheme="minorEastAsia" w:hAnsiTheme="minorHAnsi"/>
          <w:noProof/>
          <w:sz w:val="22"/>
          <w:lang w:val="en-GB" w:eastAsia="en-GB"/>
        </w:rPr>
      </w:pPr>
      <w:del w:id="941" w:author="rocio romero panero" w:date="2017-02-28T13:59:00Z">
        <w:r w:rsidRPr="00DA3070" w:rsidDel="00DA3070">
          <w:rPr>
            <w:noProof/>
            <w:rPrChange w:id="942" w:author="rocio romero panero" w:date="2017-02-28T13:59:00Z">
              <w:rPr>
                <w:rStyle w:val="Hipervnculo"/>
                <w:noProof/>
              </w:rPr>
            </w:rPrChange>
          </w:rPr>
          <w:delText>Figura  2. Google Traductor</w:delText>
        </w:r>
        <w:r w:rsidDel="00DA3070">
          <w:rPr>
            <w:noProof/>
            <w:webHidden/>
          </w:rPr>
          <w:tab/>
        </w:r>
        <w:r w:rsidR="00982F03" w:rsidDel="00DA3070">
          <w:rPr>
            <w:noProof/>
            <w:webHidden/>
          </w:rPr>
          <w:delText>6</w:delText>
        </w:r>
      </w:del>
    </w:p>
    <w:p w14:paraId="31504EE9" w14:textId="77777777" w:rsidR="0088417E" w:rsidDel="00DA3070" w:rsidRDefault="0088417E">
      <w:pPr>
        <w:pStyle w:val="Tabladeilustraciones"/>
        <w:tabs>
          <w:tab w:val="right" w:leader="dot" w:pos="9061"/>
        </w:tabs>
        <w:rPr>
          <w:del w:id="943" w:author="rocio romero panero" w:date="2017-02-28T13:59:00Z"/>
          <w:rFonts w:asciiTheme="minorHAnsi" w:eastAsiaTheme="minorEastAsia" w:hAnsiTheme="minorHAnsi"/>
          <w:noProof/>
          <w:sz w:val="22"/>
          <w:lang w:val="en-GB" w:eastAsia="en-GB"/>
        </w:rPr>
      </w:pPr>
      <w:del w:id="944" w:author="rocio romero panero" w:date="2017-02-28T13:59:00Z">
        <w:r w:rsidRPr="00DA3070" w:rsidDel="00DA3070">
          <w:rPr>
            <w:noProof/>
            <w:rPrChange w:id="945" w:author="rocio romero panero" w:date="2017-02-28T13:59:00Z">
              <w:rPr>
                <w:rStyle w:val="Hipervnculo"/>
                <w:noProof/>
              </w:rPr>
            </w:rPrChange>
          </w:rPr>
          <w:delText>Figura  3. TOEIC Test, Practice TOEIC</w:delText>
        </w:r>
        <w:r w:rsidDel="00DA3070">
          <w:rPr>
            <w:noProof/>
            <w:webHidden/>
          </w:rPr>
          <w:tab/>
        </w:r>
        <w:r w:rsidR="00982F03" w:rsidDel="00DA3070">
          <w:rPr>
            <w:noProof/>
            <w:webHidden/>
          </w:rPr>
          <w:delText>7</w:delText>
        </w:r>
      </w:del>
    </w:p>
    <w:p w14:paraId="70F00E6B" w14:textId="77777777" w:rsidR="0088417E" w:rsidDel="00DA3070" w:rsidRDefault="0088417E">
      <w:pPr>
        <w:pStyle w:val="Tabladeilustraciones"/>
        <w:tabs>
          <w:tab w:val="right" w:leader="dot" w:pos="9061"/>
        </w:tabs>
        <w:rPr>
          <w:del w:id="946" w:author="rocio romero panero" w:date="2017-02-28T13:59:00Z"/>
          <w:rFonts w:asciiTheme="minorHAnsi" w:eastAsiaTheme="minorEastAsia" w:hAnsiTheme="minorHAnsi"/>
          <w:noProof/>
          <w:sz w:val="22"/>
          <w:lang w:val="en-GB" w:eastAsia="en-GB"/>
        </w:rPr>
      </w:pPr>
      <w:del w:id="947" w:author="rocio romero panero" w:date="2017-02-28T13:59:00Z">
        <w:r w:rsidRPr="00DA3070" w:rsidDel="00DA3070">
          <w:rPr>
            <w:noProof/>
            <w:rPrChange w:id="948" w:author="rocio romero panero" w:date="2017-02-28T13:59:00Z">
              <w:rPr>
                <w:rStyle w:val="Hipervnculo"/>
                <w:noProof/>
              </w:rPr>
            </w:rPrChange>
          </w:rPr>
          <w:delText>Figura  4. English Listening</w:delText>
        </w:r>
        <w:r w:rsidDel="00DA3070">
          <w:rPr>
            <w:noProof/>
            <w:webHidden/>
          </w:rPr>
          <w:tab/>
        </w:r>
        <w:r w:rsidR="00982F03" w:rsidDel="00DA3070">
          <w:rPr>
            <w:noProof/>
            <w:webHidden/>
          </w:rPr>
          <w:delText>8</w:delText>
        </w:r>
      </w:del>
    </w:p>
    <w:p w14:paraId="44660D8A" w14:textId="77777777" w:rsidR="0088417E" w:rsidDel="00DA3070" w:rsidRDefault="0088417E">
      <w:pPr>
        <w:pStyle w:val="Tabladeilustraciones"/>
        <w:tabs>
          <w:tab w:val="right" w:leader="dot" w:pos="9061"/>
        </w:tabs>
        <w:rPr>
          <w:del w:id="949" w:author="rocio romero panero" w:date="2017-02-28T13:59:00Z"/>
          <w:rFonts w:asciiTheme="minorHAnsi" w:eastAsiaTheme="minorEastAsia" w:hAnsiTheme="minorHAnsi"/>
          <w:noProof/>
          <w:sz w:val="22"/>
          <w:lang w:val="en-GB" w:eastAsia="en-GB"/>
        </w:rPr>
      </w:pPr>
      <w:del w:id="950" w:author="rocio romero panero" w:date="2017-02-28T13:59:00Z">
        <w:r w:rsidRPr="00DA3070" w:rsidDel="00DA3070">
          <w:rPr>
            <w:noProof/>
            <w:rPrChange w:id="951" w:author="rocio romero panero" w:date="2017-02-28T13:59:00Z">
              <w:rPr>
                <w:rStyle w:val="Hipervnculo"/>
                <w:noProof/>
              </w:rPr>
            </w:rPrChange>
          </w:rPr>
          <w:delText>Figura  5. Duolingo</w:delText>
        </w:r>
        <w:r w:rsidDel="00DA3070">
          <w:rPr>
            <w:noProof/>
            <w:webHidden/>
          </w:rPr>
          <w:tab/>
        </w:r>
        <w:r w:rsidR="00982F03" w:rsidDel="00DA3070">
          <w:rPr>
            <w:noProof/>
            <w:webHidden/>
          </w:rPr>
          <w:delText>9</w:delText>
        </w:r>
      </w:del>
    </w:p>
    <w:p w14:paraId="1A224BEA" w14:textId="77777777" w:rsidR="0088417E" w:rsidDel="00DA3070" w:rsidRDefault="0088417E">
      <w:pPr>
        <w:pStyle w:val="Tabladeilustraciones"/>
        <w:tabs>
          <w:tab w:val="right" w:leader="dot" w:pos="9061"/>
        </w:tabs>
        <w:rPr>
          <w:del w:id="952" w:author="rocio romero panero" w:date="2017-02-28T13:59:00Z"/>
          <w:rFonts w:asciiTheme="minorHAnsi" w:eastAsiaTheme="minorEastAsia" w:hAnsiTheme="minorHAnsi"/>
          <w:noProof/>
          <w:sz w:val="22"/>
          <w:lang w:val="en-GB" w:eastAsia="en-GB"/>
        </w:rPr>
      </w:pPr>
      <w:del w:id="953" w:author="rocio romero panero" w:date="2017-02-28T13:59:00Z">
        <w:r w:rsidRPr="00DA3070" w:rsidDel="00DA3070">
          <w:rPr>
            <w:noProof/>
            <w:rPrChange w:id="954" w:author="rocio romero panero" w:date="2017-02-28T13:59:00Z">
              <w:rPr>
                <w:rStyle w:val="Hipervnculo"/>
                <w:noProof/>
              </w:rPr>
            </w:rPrChange>
          </w:rPr>
          <w:delText>Figura  6. ExpresJS</w:delText>
        </w:r>
        <w:r w:rsidDel="00DA3070">
          <w:rPr>
            <w:noProof/>
            <w:webHidden/>
          </w:rPr>
          <w:tab/>
        </w:r>
        <w:r w:rsidR="00982F03" w:rsidDel="00DA3070">
          <w:rPr>
            <w:noProof/>
            <w:webHidden/>
          </w:rPr>
          <w:delText>11</w:delText>
        </w:r>
      </w:del>
    </w:p>
    <w:p w14:paraId="30C70F40" w14:textId="77777777" w:rsidR="0088417E" w:rsidDel="00DA3070" w:rsidRDefault="0088417E">
      <w:pPr>
        <w:pStyle w:val="Tabladeilustraciones"/>
        <w:tabs>
          <w:tab w:val="right" w:leader="dot" w:pos="9061"/>
        </w:tabs>
        <w:rPr>
          <w:del w:id="955" w:author="rocio romero panero" w:date="2017-02-28T13:59:00Z"/>
          <w:rFonts w:asciiTheme="minorHAnsi" w:eastAsiaTheme="minorEastAsia" w:hAnsiTheme="minorHAnsi"/>
          <w:noProof/>
          <w:sz w:val="22"/>
          <w:lang w:val="en-GB" w:eastAsia="en-GB"/>
        </w:rPr>
      </w:pPr>
      <w:del w:id="956" w:author="rocio romero panero" w:date="2017-02-28T13:59:00Z">
        <w:r w:rsidRPr="00DA3070" w:rsidDel="00DA3070">
          <w:rPr>
            <w:noProof/>
            <w:rPrChange w:id="957" w:author="rocio romero panero" w:date="2017-02-28T13:59:00Z">
              <w:rPr>
                <w:rStyle w:val="Hipervnculo"/>
                <w:noProof/>
              </w:rPr>
            </w:rPrChange>
          </w:rPr>
          <w:delText>Figura  7. Ejemplo de Hello_world con Express</w:delText>
        </w:r>
        <w:r w:rsidDel="00DA3070">
          <w:rPr>
            <w:noProof/>
            <w:webHidden/>
          </w:rPr>
          <w:tab/>
        </w:r>
        <w:r w:rsidR="00982F03" w:rsidDel="00DA3070">
          <w:rPr>
            <w:noProof/>
            <w:webHidden/>
          </w:rPr>
          <w:delText>11</w:delText>
        </w:r>
      </w:del>
    </w:p>
    <w:p w14:paraId="5FA0C96A" w14:textId="77777777" w:rsidR="0088417E" w:rsidDel="00DA3070" w:rsidRDefault="0088417E">
      <w:pPr>
        <w:pStyle w:val="Tabladeilustraciones"/>
        <w:tabs>
          <w:tab w:val="right" w:leader="dot" w:pos="9061"/>
        </w:tabs>
        <w:rPr>
          <w:del w:id="958" w:author="rocio romero panero" w:date="2017-02-28T13:59:00Z"/>
          <w:rFonts w:asciiTheme="minorHAnsi" w:eastAsiaTheme="minorEastAsia" w:hAnsiTheme="minorHAnsi"/>
          <w:noProof/>
          <w:sz w:val="22"/>
          <w:lang w:val="en-GB" w:eastAsia="en-GB"/>
        </w:rPr>
      </w:pPr>
      <w:del w:id="959" w:author="rocio romero panero" w:date="2017-02-28T13:59:00Z">
        <w:r w:rsidRPr="00DA3070" w:rsidDel="00DA3070">
          <w:rPr>
            <w:noProof/>
            <w:rPrChange w:id="960" w:author="rocio romero panero" w:date="2017-02-28T13:59:00Z">
              <w:rPr>
                <w:rStyle w:val="Hipervnculo"/>
                <w:noProof/>
              </w:rPr>
            </w:rPrChange>
          </w:rPr>
          <w:delText>Figura  8. Scope de AngularJS</w:delText>
        </w:r>
        <w:r w:rsidDel="00DA3070">
          <w:rPr>
            <w:noProof/>
            <w:webHidden/>
          </w:rPr>
          <w:tab/>
        </w:r>
        <w:r w:rsidR="00982F03" w:rsidDel="00DA3070">
          <w:rPr>
            <w:noProof/>
            <w:webHidden/>
          </w:rPr>
          <w:delText>13</w:delText>
        </w:r>
      </w:del>
    </w:p>
    <w:p w14:paraId="365BC611" w14:textId="77777777" w:rsidR="0088417E" w:rsidDel="00DA3070" w:rsidRDefault="0088417E">
      <w:pPr>
        <w:pStyle w:val="Tabladeilustraciones"/>
        <w:tabs>
          <w:tab w:val="right" w:leader="dot" w:pos="9061"/>
        </w:tabs>
        <w:rPr>
          <w:del w:id="961" w:author="rocio romero panero" w:date="2017-02-28T13:59:00Z"/>
          <w:rFonts w:asciiTheme="minorHAnsi" w:eastAsiaTheme="minorEastAsia" w:hAnsiTheme="minorHAnsi"/>
          <w:noProof/>
          <w:sz w:val="22"/>
          <w:lang w:val="en-GB" w:eastAsia="en-GB"/>
        </w:rPr>
      </w:pPr>
      <w:del w:id="962" w:author="rocio romero panero" w:date="2017-02-28T13:59:00Z">
        <w:r w:rsidRPr="00DA3070" w:rsidDel="00DA3070">
          <w:rPr>
            <w:noProof/>
            <w:rPrChange w:id="963" w:author="rocio romero panero" w:date="2017-02-28T13:59:00Z">
              <w:rPr>
                <w:rStyle w:val="Hipervnculo"/>
                <w:noProof/>
              </w:rPr>
            </w:rPrChange>
          </w:rPr>
          <w:delText>Figura  9. Estructura de la aplicación implementada</w:delText>
        </w:r>
        <w:r w:rsidDel="00DA3070">
          <w:rPr>
            <w:noProof/>
            <w:webHidden/>
          </w:rPr>
          <w:tab/>
        </w:r>
        <w:r w:rsidR="00982F03" w:rsidDel="00DA3070">
          <w:rPr>
            <w:noProof/>
            <w:webHidden/>
          </w:rPr>
          <w:delText>15</w:delText>
        </w:r>
      </w:del>
    </w:p>
    <w:p w14:paraId="79CA5CDA" w14:textId="77777777" w:rsidR="0088417E" w:rsidDel="00DA3070" w:rsidRDefault="0088417E">
      <w:pPr>
        <w:pStyle w:val="Tabladeilustraciones"/>
        <w:tabs>
          <w:tab w:val="right" w:leader="dot" w:pos="9061"/>
        </w:tabs>
        <w:rPr>
          <w:del w:id="964" w:author="rocio romero panero" w:date="2017-02-28T13:59:00Z"/>
          <w:rFonts w:asciiTheme="minorHAnsi" w:eastAsiaTheme="minorEastAsia" w:hAnsiTheme="minorHAnsi"/>
          <w:noProof/>
          <w:sz w:val="22"/>
          <w:lang w:val="en-GB" w:eastAsia="en-GB"/>
        </w:rPr>
      </w:pPr>
      <w:del w:id="965" w:author="rocio romero panero" w:date="2017-02-28T13:59:00Z">
        <w:r w:rsidRPr="00DA3070" w:rsidDel="00DA3070">
          <w:rPr>
            <w:noProof/>
            <w:rPrChange w:id="966" w:author="rocio romero panero" w:date="2017-02-28T13:59:00Z">
              <w:rPr>
                <w:rStyle w:val="Hipervnculo"/>
                <w:noProof/>
              </w:rPr>
            </w:rPrChange>
          </w:rPr>
          <w:delText>Figura  10. Esquema de usuario</w:delText>
        </w:r>
        <w:r w:rsidDel="00DA3070">
          <w:rPr>
            <w:noProof/>
            <w:webHidden/>
          </w:rPr>
          <w:tab/>
        </w:r>
        <w:r w:rsidR="00982F03" w:rsidDel="00DA3070">
          <w:rPr>
            <w:noProof/>
            <w:webHidden/>
          </w:rPr>
          <w:delText>16</w:delText>
        </w:r>
      </w:del>
    </w:p>
    <w:p w14:paraId="63591FDD" w14:textId="77777777" w:rsidR="0088417E" w:rsidDel="00DA3070" w:rsidRDefault="0088417E">
      <w:pPr>
        <w:pStyle w:val="Tabladeilustraciones"/>
        <w:tabs>
          <w:tab w:val="right" w:leader="dot" w:pos="9061"/>
        </w:tabs>
        <w:rPr>
          <w:del w:id="967" w:author="rocio romero panero" w:date="2017-02-28T13:59:00Z"/>
          <w:rFonts w:asciiTheme="minorHAnsi" w:eastAsiaTheme="minorEastAsia" w:hAnsiTheme="minorHAnsi"/>
          <w:noProof/>
          <w:sz w:val="22"/>
          <w:lang w:val="en-GB" w:eastAsia="en-GB"/>
        </w:rPr>
      </w:pPr>
      <w:del w:id="968" w:author="rocio romero panero" w:date="2017-02-28T13:59:00Z">
        <w:r w:rsidRPr="00DA3070" w:rsidDel="00DA3070">
          <w:rPr>
            <w:noProof/>
            <w:rPrChange w:id="969" w:author="rocio romero panero" w:date="2017-02-28T13:59:00Z">
              <w:rPr>
                <w:rStyle w:val="Hipervnculo"/>
                <w:noProof/>
              </w:rPr>
            </w:rPrChange>
          </w:rPr>
          <w:delText>Figura  11. Ejemplo de usuario en Robomongo</w:delText>
        </w:r>
        <w:r w:rsidDel="00DA3070">
          <w:rPr>
            <w:noProof/>
            <w:webHidden/>
          </w:rPr>
          <w:tab/>
        </w:r>
        <w:r w:rsidR="00982F03" w:rsidDel="00DA3070">
          <w:rPr>
            <w:noProof/>
            <w:webHidden/>
          </w:rPr>
          <w:delText>16</w:delText>
        </w:r>
      </w:del>
    </w:p>
    <w:p w14:paraId="6D28471C" w14:textId="77777777" w:rsidR="0088417E" w:rsidDel="00DA3070" w:rsidRDefault="0088417E">
      <w:pPr>
        <w:pStyle w:val="Tabladeilustraciones"/>
        <w:tabs>
          <w:tab w:val="right" w:leader="dot" w:pos="9061"/>
        </w:tabs>
        <w:rPr>
          <w:del w:id="970" w:author="rocio romero panero" w:date="2017-02-28T13:59:00Z"/>
          <w:rFonts w:asciiTheme="minorHAnsi" w:eastAsiaTheme="minorEastAsia" w:hAnsiTheme="minorHAnsi"/>
          <w:noProof/>
          <w:sz w:val="22"/>
          <w:lang w:val="en-GB" w:eastAsia="en-GB"/>
        </w:rPr>
      </w:pPr>
      <w:del w:id="971" w:author="rocio romero panero" w:date="2017-02-28T13:59:00Z">
        <w:r w:rsidRPr="00DA3070" w:rsidDel="00DA3070">
          <w:rPr>
            <w:noProof/>
            <w:rPrChange w:id="972" w:author="rocio romero panero" w:date="2017-02-28T13:59:00Z">
              <w:rPr>
                <w:rStyle w:val="Hipervnculo"/>
                <w:noProof/>
              </w:rPr>
            </w:rPrChange>
          </w:rPr>
          <w:delText>Figura  12. Modelo de pregunta</w:delText>
        </w:r>
        <w:r w:rsidDel="00DA3070">
          <w:rPr>
            <w:noProof/>
            <w:webHidden/>
          </w:rPr>
          <w:tab/>
        </w:r>
        <w:r w:rsidR="00982F03" w:rsidDel="00DA3070">
          <w:rPr>
            <w:noProof/>
            <w:webHidden/>
          </w:rPr>
          <w:delText>17</w:delText>
        </w:r>
      </w:del>
    </w:p>
    <w:p w14:paraId="3D3CF79B" w14:textId="77777777" w:rsidR="0088417E" w:rsidDel="00DA3070" w:rsidRDefault="0088417E">
      <w:pPr>
        <w:pStyle w:val="Tabladeilustraciones"/>
        <w:tabs>
          <w:tab w:val="right" w:leader="dot" w:pos="9061"/>
        </w:tabs>
        <w:rPr>
          <w:del w:id="973" w:author="rocio romero panero" w:date="2017-02-28T13:59:00Z"/>
          <w:rFonts w:asciiTheme="minorHAnsi" w:eastAsiaTheme="minorEastAsia" w:hAnsiTheme="minorHAnsi"/>
          <w:noProof/>
          <w:sz w:val="22"/>
          <w:lang w:val="en-GB" w:eastAsia="en-GB"/>
        </w:rPr>
      </w:pPr>
      <w:del w:id="974" w:author="rocio romero panero" w:date="2017-02-28T13:59:00Z">
        <w:r w:rsidRPr="00DA3070" w:rsidDel="00DA3070">
          <w:rPr>
            <w:noProof/>
            <w:rPrChange w:id="975" w:author="rocio romero panero" w:date="2017-02-28T13:59:00Z">
              <w:rPr>
                <w:rStyle w:val="Hipervnculo"/>
                <w:noProof/>
              </w:rPr>
            </w:rPrChange>
          </w:rPr>
          <w:delText>Figura  13. Ejemplo de pregunta en Robomongo</w:delText>
        </w:r>
        <w:r w:rsidDel="00DA3070">
          <w:rPr>
            <w:noProof/>
            <w:webHidden/>
          </w:rPr>
          <w:tab/>
        </w:r>
        <w:r w:rsidR="00982F03" w:rsidDel="00DA3070">
          <w:rPr>
            <w:noProof/>
            <w:webHidden/>
          </w:rPr>
          <w:delText>18</w:delText>
        </w:r>
      </w:del>
    </w:p>
    <w:p w14:paraId="66F3C7A7" w14:textId="77777777" w:rsidR="0088417E" w:rsidDel="00DA3070" w:rsidRDefault="0088417E">
      <w:pPr>
        <w:pStyle w:val="Tabladeilustraciones"/>
        <w:tabs>
          <w:tab w:val="right" w:leader="dot" w:pos="9061"/>
        </w:tabs>
        <w:rPr>
          <w:del w:id="976" w:author="rocio romero panero" w:date="2017-02-28T13:59:00Z"/>
          <w:rFonts w:asciiTheme="minorHAnsi" w:eastAsiaTheme="minorEastAsia" w:hAnsiTheme="minorHAnsi"/>
          <w:noProof/>
          <w:sz w:val="22"/>
          <w:lang w:val="en-GB" w:eastAsia="en-GB"/>
        </w:rPr>
      </w:pPr>
      <w:del w:id="977" w:author="rocio romero panero" w:date="2017-02-28T13:59:00Z">
        <w:r w:rsidRPr="00DA3070" w:rsidDel="00DA3070">
          <w:rPr>
            <w:noProof/>
            <w:rPrChange w:id="978" w:author="rocio romero panero" w:date="2017-02-28T13:59:00Z">
              <w:rPr>
                <w:rStyle w:val="Hipervnculo"/>
                <w:noProof/>
              </w:rPr>
            </w:rPrChange>
          </w:rPr>
          <w:delText>Figura  14. Estructura de módulo en cliente</w:delText>
        </w:r>
        <w:r w:rsidDel="00DA3070">
          <w:rPr>
            <w:noProof/>
            <w:webHidden/>
          </w:rPr>
          <w:tab/>
        </w:r>
        <w:r w:rsidR="00982F03" w:rsidDel="00DA3070">
          <w:rPr>
            <w:noProof/>
            <w:webHidden/>
          </w:rPr>
          <w:delText>18</w:delText>
        </w:r>
      </w:del>
    </w:p>
    <w:p w14:paraId="313F4369" w14:textId="77777777" w:rsidR="0088417E" w:rsidDel="00DA3070" w:rsidRDefault="0088417E">
      <w:pPr>
        <w:pStyle w:val="Tabladeilustraciones"/>
        <w:tabs>
          <w:tab w:val="right" w:leader="dot" w:pos="9061"/>
        </w:tabs>
        <w:rPr>
          <w:del w:id="979" w:author="rocio romero panero" w:date="2017-02-28T13:59:00Z"/>
          <w:rFonts w:asciiTheme="minorHAnsi" w:eastAsiaTheme="minorEastAsia" w:hAnsiTheme="minorHAnsi"/>
          <w:noProof/>
          <w:sz w:val="22"/>
          <w:lang w:val="en-GB" w:eastAsia="en-GB"/>
        </w:rPr>
      </w:pPr>
      <w:del w:id="980" w:author="rocio romero panero" w:date="2017-02-28T13:59:00Z">
        <w:r w:rsidRPr="00DA3070" w:rsidDel="00DA3070">
          <w:rPr>
            <w:noProof/>
            <w:rPrChange w:id="981" w:author="rocio romero panero" w:date="2017-02-28T13:59:00Z">
              <w:rPr>
                <w:rStyle w:val="Hipervnculo"/>
                <w:noProof/>
              </w:rPr>
            </w:rPrChange>
          </w:rPr>
          <w:delText>Figura  15. Especificación del módulo del ranking</w:delText>
        </w:r>
        <w:r w:rsidDel="00DA3070">
          <w:rPr>
            <w:noProof/>
            <w:webHidden/>
          </w:rPr>
          <w:tab/>
        </w:r>
        <w:r w:rsidR="00982F03" w:rsidDel="00DA3070">
          <w:rPr>
            <w:noProof/>
            <w:webHidden/>
          </w:rPr>
          <w:delText>19</w:delText>
        </w:r>
      </w:del>
    </w:p>
    <w:p w14:paraId="6309E2A4" w14:textId="77777777" w:rsidR="0088417E" w:rsidDel="00DA3070" w:rsidRDefault="0088417E">
      <w:pPr>
        <w:pStyle w:val="Tabladeilustraciones"/>
        <w:tabs>
          <w:tab w:val="right" w:leader="dot" w:pos="9061"/>
        </w:tabs>
        <w:rPr>
          <w:del w:id="982" w:author="rocio romero panero" w:date="2017-02-28T13:59:00Z"/>
          <w:rFonts w:asciiTheme="minorHAnsi" w:eastAsiaTheme="minorEastAsia" w:hAnsiTheme="minorHAnsi"/>
          <w:noProof/>
          <w:sz w:val="22"/>
          <w:lang w:val="en-GB" w:eastAsia="en-GB"/>
        </w:rPr>
      </w:pPr>
      <w:del w:id="983" w:author="rocio romero panero" w:date="2017-02-28T13:59:00Z">
        <w:r w:rsidRPr="00DA3070" w:rsidDel="00DA3070">
          <w:rPr>
            <w:noProof/>
            <w:rPrChange w:id="984" w:author="rocio romero panero" w:date="2017-02-28T13:59:00Z">
              <w:rPr>
                <w:rStyle w:val="Hipervnculo"/>
                <w:noProof/>
              </w:rPr>
            </w:rPrChange>
          </w:rPr>
          <w:delText>Figura  16. Configuración del módulo del ranking</w:delText>
        </w:r>
        <w:r w:rsidDel="00DA3070">
          <w:rPr>
            <w:noProof/>
            <w:webHidden/>
          </w:rPr>
          <w:tab/>
        </w:r>
        <w:r w:rsidR="00982F03" w:rsidDel="00DA3070">
          <w:rPr>
            <w:noProof/>
            <w:webHidden/>
          </w:rPr>
          <w:delText>19</w:delText>
        </w:r>
      </w:del>
    </w:p>
    <w:p w14:paraId="0D48A312" w14:textId="77777777" w:rsidR="0088417E" w:rsidDel="00DA3070" w:rsidRDefault="0088417E">
      <w:pPr>
        <w:pStyle w:val="Tabladeilustraciones"/>
        <w:tabs>
          <w:tab w:val="right" w:leader="dot" w:pos="9061"/>
        </w:tabs>
        <w:rPr>
          <w:del w:id="985" w:author="rocio romero panero" w:date="2017-02-28T13:59:00Z"/>
          <w:rFonts w:asciiTheme="minorHAnsi" w:eastAsiaTheme="minorEastAsia" w:hAnsiTheme="minorHAnsi"/>
          <w:noProof/>
          <w:sz w:val="22"/>
          <w:lang w:val="en-GB" w:eastAsia="en-GB"/>
        </w:rPr>
      </w:pPr>
      <w:del w:id="986" w:author="rocio romero panero" w:date="2017-02-28T13:59:00Z">
        <w:r w:rsidRPr="00DA3070" w:rsidDel="00DA3070">
          <w:rPr>
            <w:noProof/>
            <w:rPrChange w:id="987" w:author="rocio romero panero" w:date="2017-02-28T13:59:00Z">
              <w:rPr>
                <w:rStyle w:val="Hipervnculo"/>
                <w:noProof/>
              </w:rPr>
            </w:rPrChange>
          </w:rPr>
          <w:delText>Figura  17. Controlador del módulo del ranking</w:delText>
        </w:r>
        <w:r w:rsidDel="00DA3070">
          <w:rPr>
            <w:noProof/>
            <w:webHidden/>
          </w:rPr>
          <w:tab/>
        </w:r>
        <w:r w:rsidR="00982F03" w:rsidDel="00DA3070">
          <w:rPr>
            <w:noProof/>
            <w:webHidden/>
          </w:rPr>
          <w:delText>19</w:delText>
        </w:r>
      </w:del>
    </w:p>
    <w:p w14:paraId="36A495D3" w14:textId="77777777" w:rsidR="0088417E" w:rsidDel="00DA3070" w:rsidRDefault="0088417E">
      <w:pPr>
        <w:pStyle w:val="Tabladeilustraciones"/>
        <w:tabs>
          <w:tab w:val="right" w:leader="dot" w:pos="9061"/>
        </w:tabs>
        <w:rPr>
          <w:del w:id="988" w:author="rocio romero panero" w:date="2017-02-28T13:59:00Z"/>
          <w:rFonts w:asciiTheme="minorHAnsi" w:eastAsiaTheme="minorEastAsia" w:hAnsiTheme="minorHAnsi"/>
          <w:noProof/>
          <w:sz w:val="22"/>
          <w:lang w:val="en-GB" w:eastAsia="en-GB"/>
        </w:rPr>
      </w:pPr>
      <w:del w:id="989" w:author="rocio romero panero" w:date="2017-02-28T13:59:00Z">
        <w:r w:rsidRPr="00DA3070" w:rsidDel="00DA3070">
          <w:rPr>
            <w:noProof/>
            <w:rPrChange w:id="990" w:author="rocio romero panero" w:date="2017-02-28T13:59:00Z">
              <w:rPr>
                <w:rStyle w:val="Hipervnculo"/>
                <w:noProof/>
              </w:rPr>
            </w:rPrChange>
          </w:rPr>
          <w:delText>Figura  18. Archivo APIClient</w:delText>
        </w:r>
        <w:r w:rsidDel="00DA3070">
          <w:rPr>
            <w:noProof/>
            <w:webHidden/>
          </w:rPr>
          <w:tab/>
        </w:r>
        <w:r w:rsidR="00982F03" w:rsidDel="00DA3070">
          <w:rPr>
            <w:noProof/>
            <w:webHidden/>
          </w:rPr>
          <w:delText>20</w:delText>
        </w:r>
      </w:del>
    </w:p>
    <w:p w14:paraId="6314808A" w14:textId="77777777" w:rsidR="0088417E" w:rsidDel="00DA3070" w:rsidRDefault="0088417E">
      <w:pPr>
        <w:pStyle w:val="Tabladeilustraciones"/>
        <w:tabs>
          <w:tab w:val="right" w:leader="dot" w:pos="9061"/>
        </w:tabs>
        <w:rPr>
          <w:del w:id="991" w:author="rocio romero panero" w:date="2017-02-28T13:59:00Z"/>
          <w:rFonts w:asciiTheme="minorHAnsi" w:eastAsiaTheme="minorEastAsia" w:hAnsiTheme="minorHAnsi"/>
          <w:noProof/>
          <w:sz w:val="22"/>
          <w:lang w:val="en-GB" w:eastAsia="en-GB"/>
        </w:rPr>
      </w:pPr>
      <w:del w:id="992" w:author="rocio romero panero" w:date="2017-02-28T13:59:00Z">
        <w:r w:rsidRPr="00DA3070" w:rsidDel="00DA3070">
          <w:rPr>
            <w:noProof/>
            <w:rPrChange w:id="993" w:author="rocio romero panero" w:date="2017-02-28T13:59:00Z">
              <w:rPr>
                <w:rStyle w:val="Hipervnculo"/>
                <w:noProof/>
              </w:rPr>
            </w:rPrChange>
          </w:rPr>
          <w:delText>Figura  19. Archivo sessionService</w:delText>
        </w:r>
        <w:r w:rsidDel="00DA3070">
          <w:rPr>
            <w:noProof/>
            <w:webHidden/>
          </w:rPr>
          <w:tab/>
        </w:r>
        <w:r w:rsidR="00982F03" w:rsidDel="00DA3070">
          <w:rPr>
            <w:noProof/>
            <w:webHidden/>
          </w:rPr>
          <w:delText>20</w:delText>
        </w:r>
      </w:del>
    </w:p>
    <w:p w14:paraId="24941383" w14:textId="77777777" w:rsidR="0088417E" w:rsidDel="00DA3070" w:rsidRDefault="0088417E">
      <w:pPr>
        <w:pStyle w:val="Tabladeilustraciones"/>
        <w:tabs>
          <w:tab w:val="right" w:leader="dot" w:pos="9061"/>
        </w:tabs>
        <w:rPr>
          <w:del w:id="994" w:author="rocio romero panero" w:date="2017-02-28T13:59:00Z"/>
          <w:rFonts w:asciiTheme="minorHAnsi" w:eastAsiaTheme="minorEastAsia" w:hAnsiTheme="minorHAnsi"/>
          <w:noProof/>
          <w:sz w:val="22"/>
          <w:lang w:val="en-GB" w:eastAsia="en-GB"/>
        </w:rPr>
      </w:pPr>
      <w:del w:id="995" w:author="rocio romero panero" w:date="2017-02-28T13:59:00Z">
        <w:r w:rsidRPr="00DA3070" w:rsidDel="00DA3070">
          <w:rPr>
            <w:noProof/>
            <w:rPrChange w:id="996" w:author="rocio romero panero" w:date="2017-02-28T13:59:00Z">
              <w:rPr>
                <w:rStyle w:val="Hipervnculo"/>
                <w:noProof/>
              </w:rPr>
            </w:rPrChange>
          </w:rPr>
          <w:delText>Figura  20. Archivo values</w:delText>
        </w:r>
        <w:r w:rsidDel="00DA3070">
          <w:rPr>
            <w:noProof/>
            <w:webHidden/>
          </w:rPr>
          <w:tab/>
        </w:r>
        <w:r w:rsidR="00982F03" w:rsidDel="00DA3070">
          <w:rPr>
            <w:noProof/>
            <w:webHidden/>
          </w:rPr>
          <w:delText>21</w:delText>
        </w:r>
      </w:del>
    </w:p>
    <w:p w14:paraId="5FBD5936" w14:textId="77777777" w:rsidR="0088417E" w:rsidDel="00DA3070" w:rsidRDefault="0088417E">
      <w:pPr>
        <w:pStyle w:val="Tabladeilustraciones"/>
        <w:tabs>
          <w:tab w:val="right" w:leader="dot" w:pos="9061"/>
        </w:tabs>
        <w:rPr>
          <w:del w:id="997" w:author="rocio romero panero" w:date="2017-02-28T13:59:00Z"/>
          <w:rFonts w:asciiTheme="minorHAnsi" w:eastAsiaTheme="minorEastAsia" w:hAnsiTheme="minorHAnsi"/>
          <w:noProof/>
          <w:sz w:val="22"/>
          <w:lang w:val="en-GB" w:eastAsia="en-GB"/>
        </w:rPr>
      </w:pPr>
      <w:del w:id="998" w:author="rocio romero panero" w:date="2017-02-28T13:59:00Z">
        <w:r w:rsidRPr="00DA3070" w:rsidDel="00DA3070">
          <w:rPr>
            <w:noProof/>
            <w:rPrChange w:id="999" w:author="rocio romero panero" w:date="2017-02-28T13:59:00Z">
              <w:rPr>
                <w:rStyle w:val="Hipervnculo"/>
                <w:noProof/>
              </w:rPr>
            </w:rPrChange>
          </w:rPr>
          <w:delText>Figura  21. Estructura de carpetas del servidor</w:delText>
        </w:r>
        <w:r w:rsidDel="00DA3070">
          <w:rPr>
            <w:noProof/>
            <w:webHidden/>
          </w:rPr>
          <w:tab/>
        </w:r>
        <w:r w:rsidR="00982F03" w:rsidDel="00DA3070">
          <w:rPr>
            <w:noProof/>
            <w:webHidden/>
          </w:rPr>
          <w:delText>21</w:delText>
        </w:r>
      </w:del>
    </w:p>
    <w:p w14:paraId="7E145789" w14:textId="77777777" w:rsidR="0088417E" w:rsidDel="00DA3070" w:rsidRDefault="0088417E">
      <w:pPr>
        <w:pStyle w:val="Tabladeilustraciones"/>
        <w:tabs>
          <w:tab w:val="right" w:leader="dot" w:pos="9061"/>
        </w:tabs>
        <w:rPr>
          <w:del w:id="1000" w:author="rocio romero panero" w:date="2017-02-28T13:59:00Z"/>
          <w:rFonts w:asciiTheme="minorHAnsi" w:eastAsiaTheme="minorEastAsia" w:hAnsiTheme="minorHAnsi"/>
          <w:noProof/>
          <w:sz w:val="22"/>
          <w:lang w:val="en-GB" w:eastAsia="en-GB"/>
        </w:rPr>
      </w:pPr>
      <w:del w:id="1001" w:author="rocio romero panero" w:date="2017-02-28T13:59:00Z">
        <w:r w:rsidRPr="00DA3070" w:rsidDel="00DA3070">
          <w:rPr>
            <w:noProof/>
            <w:rPrChange w:id="1002" w:author="rocio romero panero" w:date="2017-02-28T13:59:00Z">
              <w:rPr>
                <w:rStyle w:val="Hipervnculo"/>
                <w:noProof/>
              </w:rPr>
            </w:rPrChange>
          </w:rPr>
          <w:delText>Figura  22. Archivo connectMongoose</w:delText>
        </w:r>
        <w:r w:rsidDel="00DA3070">
          <w:rPr>
            <w:noProof/>
            <w:webHidden/>
          </w:rPr>
          <w:tab/>
        </w:r>
        <w:r w:rsidR="00982F03" w:rsidDel="00DA3070">
          <w:rPr>
            <w:noProof/>
            <w:webHidden/>
          </w:rPr>
          <w:delText>22</w:delText>
        </w:r>
      </w:del>
    </w:p>
    <w:p w14:paraId="6D6F2AB0" w14:textId="77777777" w:rsidR="0088417E" w:rsidDel="00DA3070" w:rsidRDefault="0088417E">
      <w:pPr>
        <w:pStyle w:val="Tabladeilustraciones"/>
        <w:tabs>
          <w:tab w:val="right" w:leader="dot" w:pos="9061"/>
        </w:tabs>
        <w:rPr>
          <w:del w:id="1003" w:author="rocio romero panero" w:date="2017-02-28T13:59:00Z"/>
          <w:rFonts w:asciiTheme="minorHAnsi" w:eastAsiaTheme="minorEastAsia" w:hAnsiTheme="minorHAnsi"/>
          <w:noProof/>
          <w:sz w:val="22"/>
          <w:lang w:val="en-GB" w:eastAsia="en-GB"/>
        </w:rPr>
      </w:pPr>
      <w:del w:id="1004" w:author="rocio romero panero" w:date="2017-02-28T13:59:00Z">
        <w:r w:rsidRPr="00DA3070" w:rsidDel="00DA3070">
          <w:rPr>
            <w:noProof/>
            <w:rPrChange w:id="1005" w:author="rocio romero panero" w:date="2017-02-28T13:59:00Z">
              <w:rPr>
                <w:rStyle w:val="Hipervnculo"/>
                <w:noProof/>
              </w:rPr>
            </w:rPrChange>
          </w:rPr>
          <w:delText>Figura  23. Establecimiento de ruta para acceso a archivos desde public</w:delText>
        </w:r>
        <w:r w:rsidDel="00DA3070">
          <w:rPr>
            <w:noProof/>
            <w:webHidden/>
          </w:rPr>
          <w:tab/>
        </w:r>
        <w:r w:rsidR="00982F03" w:rsidDel="00DA3070">
          <w:rPr>
            <w:noProof/>
            <w:webHidden/>
          </w:rPr>
          <w:delText>23</w:delText>
        </w:r>
      </w:del>
    </w:p>
    <w:p w14:paraId="5CC58EF5" w14:textId="77777777" w:rsidR="0088417E" w:rsidDel="00DA3070" w:rsidRDefault="0088417E">
      <w:pPr>
        <w:pStyle w:val="Tabladeilustraciones"/>
        <w:tabs>
          <w:tab w:val="right" w:leader="dot" w:pos="9061"/>
        </w:tabs>
        <w:rPr>
          <w:del w:id="1006" w:author="rocio romero panero" w:date="2017-02-28T13:59:00Z"/>
          <w:rFonts w:asciiTheme="minorHAnsi" w:eastAsiaTheme="minorEastAsia" w:hAnsiTheme="minorHAnsi"/>
          <w:noProof/>
          <w:sz w:val="22"/>
          <w:lang w:val="en-GB" w:eastAsia="en-GB"/>
        </w:rPr>
      </w:pPr>
      <w:del w:id="1007" w:author="rocio romero panero" w:date="2017-02-28T13:59:00Z">
        <w:r w:rsidRPr="00DA3070" w:rsidDel="00DA3070">
          <w:rPr>
            <w:noProof/>
            <w:rPrChange w:id="1008" w:author="rocio romero panero" w:date="2017-02-28T13:59:00Z">
              <w:rPr>
                <w:rStyle w:val="Hipervnculo"/>
                <w:noProof/>
              </w:rPr>
            </w:rPrChange>
          </w:rPr>
          <w:delText>Figura  24. Descarga de imagen de una pregunta</w:delText>
        </w:r>
        <w:r w:rsidDel="00DA3070">
          <w:rPr>
            <w:noProof/>
            <w:webHidden/>
          </w:rPr>
          <w:tab/>
        </w:r>
        <w:r w:rsidR="00982F03" w:rsidDel="00DA3070">
          <w:rPr>
            <w:noProof/>
            <w:webHidden/>
          </w:rPr>
          <w:delText>23</w:delText>
        </w:r>
      </w:del>
    </w:p>
    <w:p w14:paraId="220A31EF" w14:textId="77777777" w:rsidR="0088417E" w:rsidDel="00DA3070" w:rsidRDefault="0088417E">
      <w:pPr>
        <w:pStyle w:val="Tabladeilustraciones"/>
        <w:tabs>
          <w:tab w:val="right" w:leader="dot" w:pos="9061"/>
        </w:tabs>
        <w:rPr>
          <w:del w:id="1009" w:author="rocio romero panero" w:date="2017-02-28T13:59:00Z"/>
          <w:rFonts w:asciiTheme="minorHAnsi" w:eastAsiaTheme="minorEastAsia" w:hAnsiTheme="minorHAnsi"/>
          <w:noProof/>
          <w:sz w:val="22"/>
          <w:lang w:val="en-GB" w:eastAsia="en-GB"/>
        </w:rPr>
      </w:pPr>
      <w:del w:id="1010" w:author="rocio romero panero" w:date="2017-02-28T13:59:00Z">
        <w:r w:rsidRPr="00DA3070" w:rsidDel="00DA3070">
          <w:rPr>
            <w:noProof/>
            <w:rPrChange w:id="1011" w:author="rocio romero panero" w:date="2017-02-28T13:59:00Z">
              <w:rPr>
                <w:rStyle w:val="Hipervnculo"/>
                <w:noProof/>
              </w:rPr>
            </w:rPrChange>
          </w:rPr>
          <w:delText>Figura  25. Creación de audio</w:delText>
        </w:r>
        <w:r w:rsidDel="00DA3070">
          <w:rPr>
            <w:noProof/>
            <w:webHidden/>
          </w:rPr>
          <w:tab/>
        </w:r>
        <w:r w:rsidR="00982F03" w:rsidDel="00DA3070">
          <w:rPr>
            <w:noProof/>
            <w:webHidden/>
          </w:rPr>
          <w:delText>24</w:delText>
        </w:r>
      </w:del>
    </w:p>
    <w:p w14:paraId="7C2A6AFF" w14:textId="77777777" w:rsidR="0088417E" w:rsidDel="00DA3070" w:rsidRDefault="0088417E">
      <w:pPr>
        <w:pStyle w:val="Tabladeilustraciones"/>
        <w:tabs>
          <w:tab w:val="right" w:leader="dot" w:pos="9061"/>
        </w:tabs>
        <w:rPr>
          <w:del w:id="1012" w:author="rocio romero panero" w:date="2017-02-28T13:59:00Z"/>
          <w:rFonts w:asciiTheme="minorHAnsi" w:eastAsiaTheme="minorEastAsia" w:hAnsiTheme="minorHAnsi"/>
          <w:noProof/>
          <w:sz w:val="22"/>
          <w:lang w:val="en-GB" w:eastAsia="en-GB"/>
        </w:rPr>
      </w:pPr>
      <w:del w:id="1013" w:author="rocio romero panero" w:date="2017-02-28T13:59:00Z">
        <w:r w:rsidRPr="00DA3070" w:rsidDel="00DA3070">
          <w:rPr>
            <w:noProof/>
            <w:rPrChange w:id="1014" w:author="rocio romero panero" w:date="2017-02-28T13:59:00Z">
              <w:rPr>
                <w:rStyle w:val="Hipervnculo"/>
                <w:noProof/>
              </w:rPr>
            </w:rPrChange>
          </w:rPr>
          <w:delText>Figura  26. Ejecución y pausa de audio</w:delText>
        </w:r>
        <w:r w:rsidDel="00DA3070">
          <w:rPr>
            <w:noProof/>
            <w:webHidden/>
          </w:rPr>
          <w:tab/>
        </w:r>
        <w:r w:rsidR="00982F03" w:rsidDel="00DA3070">
          <w:rPr>
            <w:noProof/>
            <w:webHidden/>
          </w:rPr>
          <w:delText>24</w:delText>
        </w:r>
      </w:del>
    </w:p>
    <w:p w14:paraId="0257BC4A" w14:textId="77777777" w:rsidR="0088417E" w:rsidDel="00DA3070" w:rsidRDefault="0088417E">
      <w:pPr>
        <w:pStyle w:val="Tabladeilustraciones"/>
        <w:tabs>
          <w:tab w:val="right" w:leader="dot" w:pos="9061"/>
        </w:tabs>
        <w:rPr>
          <w:del w:id="1015" w:author="rocio romero panero" w:date="2017-02-28T13:59:00Z"/>
          <w:rFonts w:asciiTheme="minorHAnsi" w:eastAsiaTheme="minorEastAsia" w:hAnsiTheme="minorHAnsi"/>
          <w:noProof/>
          <w:sz w:val="22"/>
          <w:lang w:val="en-GB" w:eastAsia="en-GB"/>
        </w:rPr>
      </w:pPr>
      <w:del w:id="1016" w:author="rocio romero panero" w:date="2017-02-28T13:59:00Z">
        <w:r w:rsidRPr="00DA3070" w:rsidDel="00DA3070">
          <w:rPr>
            <w:noProof/>
            <w:rPrChange w:id="1017" w:author="rocio romero panero" w:date="2017-02-28T13:59:00Z">
              <w:rPr>
                <w:rStyle w:val="Hipervnculo"/>
                <w:noProof/>
              </w:rPr>
            </w:rPrChange>
          </w:rPr>
          <w:delText>Figura  27. Ejemplo de llamada en Postman</w:delText>
        </w:r>
        <w:r w:rsidDel="00DA3070">
          <w:rPr>
            <w:noProof/>
            <w:webHidden/>
          </w:rPr>
          <w:tab/>
        </w:r>
        <w:r w:rsidR="00982F03" w:rsidDel="00DA3070">
          <w:rPr>
            <w:noProof/>
            <w:webHidden/>
          </w:rPr>
          <w:delText>25</w:delText>
        </w:r>
      </w:del>
    </w:p>
    <w:p w14:paraId="7ADF1BE6" w14:textId="77777777" w:rsidR="0088417E" w:rsidDel="00DA3070" w:rsidRDefault="0088417E">
      <w:pPr>
        <w:pStyle w:val="Tabladeilustraciones"/>
        <w:tabs>
          <w:tab w:val="right" w:leader="dot" w:pos="9061"/>
        </w:tabs>
        <w:rPr>
          <w:del w:id="1018" w:author="rocio romero panero" w:date="2017-02-28T13:59:00Z"/>
          <w:rFonts w:asciiTheme="minorHAnsi" w:eastAsiaTheme="minorEastAsia" w:hAnsiTheme="minorHAnsi"/>
          <w:noProof/>
          <w:sz w:val="22"/>
          <w:lang w:val="en-GB" w:eastAsia="en-GB"/>
        </w:rPr>
      </w:pPr>
      <w:del w:id="1019" w:author="rocio romero panero" w:date="2017-02-28T13:59:00Z">
        <w:r w:rsidRPr="00DA3070" w:rsidDel="00DA3070">
          <w:rPr>
            <w:noProof/>
            <w:rPrChange w:id="1020" w:author="rocio romero panero" w:date="2017-02-28T13:59:00Z">
              <w:rPr>
                <w:rStyle w:val="Hipervnculo"/>
                <w:noProof/>
              </w:rPr>
            </w:rPrChange>
          </w:rPr>
          <w:delText>Figura  28. Ejemplo de respuesta en Postman</w:delText>
        </w:r>
        <w:r w:rsidDel="00DA3070">
          <w:rPr>
            <w:noProof/>
            <w:webHidden/>
          </w:rPr>
          <w:tab/>
        </w:r>
        <w:r w:rsidR="00982F03" w:rsidDel="00DA3070">
          <w:rPr>
            <w:noProof/>
            <w:webHidden/>
          </w:rPr>
          <w:delText>25</w:delText>
        </w:r>
      </w:del>
    </w:p>
    <w:p w14:paraId="5C3E4F86" w14:textId="77777777" w:rsidR="0088417E" w:rsidDel="00DA3070" w:rsidRDefault="0088417E">
      <w:pPr>
        <w:pStyle w:val="Tabladeilustraciones"/>
        <w:tabs>
          <w:tab w:val="right" w:leader="dot" w:pos="9061"/>
        </w:tabs>
        <w:rPr>
          <w:del w:id="1021" w:author="rocio romero panero" w:date="2017-02-28T13:59:00Z"/>
          <w:rFonts w:asciiTheme="minorHAnsi" w:eastAsiaTheme="minorEastAsia" w:hAnsiTheme="minorHAnsi"/>
          <w:noProof/>
          <w:sz w:val="22"/>
          <w:lang w:val="en-GB" w:eastAsia="en-GB"/>
        </w:rPr>
      </w:pPr>
      <w:del w:id="1022" w:author="rocio romero panero" w:date="2017-02-28T13:59:00Z">
        <w:r w:rsidRPr="00DA3070" w:rsidDel="00DA3070">
          <w:rPr>
            <w:noProof/>
            <w:rPrChange w:id="1023" w:author="rocio romero panero" w:date="2017-02-28T13:59:00Z">
              <w:rPr>
                <w:rStyle w:val="Hipervnculo"/>
                <w:noProof/>
              </w:rPr>
            </w:rPrChange>
          </w:rPr>
          <w:delText>Figura  29. Función de creación del token</w:delText>
        </w:r>
        <w:r w:rsidDel="00DA3070">
          <w:rPr>
            <w:noProof/>
            <w:webHidden/>
          </w:rPr>
          <w:tab/>
        </w:r>
        <w:r w:rsidR="00982F03" w:rsidDel="00DA3070">
          <w:rPr>
            <w:noProof/>
            <w:webHidden/>
          </w:rPr>
          <w:delText>27</w:delText>
        </w:r>
      </w:del>
    </w:p>
    <w:p w14:paraId="5D7DBA18" w14:textId="77777777" w:rsidR="0088417E" w:rsidDel="00DA3070" w:rsidRDefault="0088417E">
      <w:pPr>
        <w:pStyle w:val="Tabladeilustraciones"/>
        <w:tabs>
          <w:tab w:val="right" w:leader="dot" w:pos="9061"/>
        </w:tabs>
        <w:rPr>
          <w:del w:id="1024" w:author="rocio romero panero" w:date="2017-02-28T13:59:00Z"/>
          <w:rFonts w:asciiTheme="minorHAnsi" w:eastAsiaTheme="minorEastAsia" w:hAnsiTheme="minorHAnsi"/>
          <w:noProof/>
          <w:sz w:val="22"/>
          <w:lang w:val="en-GB" w:eastAsia="en-GB"/>
        </w:rPr>
      </w:pPr>
      <w:del w:id="1025" w:author="rocio romero panero" w:date="2017-02-28T13:59:00Z">
        <w:r w:rsidRPr="00DA3070" w:rsidDel="00DA3070">
          <w:rPr>
            <w:noProof/>
            <w:rPrChange w:id="1026" w:author="rocio romero panero" w:date="2017-02-28T13:59:00Z">
              <w:rPr>
                <w:rStyle w:val="Hipervnculo"/>
                <w:noProof/>
              </w:rPr>
            </w:rPrChange>
          </w:rPr>
          <w:delText>Figura  30. Diferente menú según el tipo de usuario</w:delText>
        </w:r>
        <w:r w:rsidDel="00DA3070">
          <w:rPr>
            <w:noProof/>
            <w:webHidden/>
          </w:rPr>
          <w:tab/>
        </w:r>
        <w:r w:rsidR="00982F03" w:rsidDel="00DA3070">
          <w:rPr>
            <w:noProof/>
            <w:webHidden/>
          </w:rPr>
          <w:delText>28</w:delText>
        </w:r>
      </w:del>
    </w:p>
    <w:p w14:paraId="3B591292" w14:textId="77777777" w:rsidR="0088417E" w:rsidDel="00DA3070" w:rsidRDefault="0088417E">
      <w:pPr>
        <w:pStyle w:val="Tabladeilustraciones"/>
        <w:tabs>
          <w:tab w:val="right" w:leader="dot" w:pos="9061"/>
        </w:tabs>
        <w:rPr>
          <w:del w:id="1027" w:author="rocio romero panero" w:date="2017-02-28T13:59:00Z"/>
          <w:rFonts w:asciiTheme="minorHAnsi" w:eastAsiaTheme="minorEastAsia" w:hAnsiTheme="minorHAnsi"/>
          <w:noProof/>
          <w:sz w:val="22"/>
          <w:lang w:val="en-GB" w:eastAsia="en-GB"/>
        </w:rPr>
      </w:pPr>
      <w:del w:id="1028" w:author="rocio romero panero" w:date="2017-02-28T13:59:00Z">
        <w:r w:rsidRPr="00DA3070" w:rsidDel="00DA3070">
          <w:rPr>
            <w:noProof/>
            <w:rPrChange w:id="1029" w:author="rocio romero panero" w:date="2017-02-28T13:59:00Z">
              <w:rPr>
                <w:rStyle w:val="Hipervnculo"/>
                <w:noProof/>
              </w:rPr>
            </w:rPrChange>
          </w:rPr>
          <w:delText>Figura  31. Pantalla de autenticación</w:delText>
        </w:r>
        <w:r w:rsidDel="00DA3070">
          <w:rPr>
            <w:noProof/>
            <w:webHidden/>
          </w:rPr>
          <w:tab/>
        </w:r>
        <w:r w:rsidR="00982F03" w:rsidDel="00DA3070">
          <w:rPr>
            <w:noProof/>
            <w:webHidden/>
          </w:rPr>
          <w:delText>28</w:delText>
        </w:r>
      </w:del>
    </w:p>
    <w:p w14:paraId="632A3B6F" w14:textId="77777777" w:rsidR="0088417E" w:rsidDel="00DA3070" w:rsidRDefault="0088417E">
      <w:pPr>
        <w:pStyle w:val="Tabladeilustraciones"/>
        <w:tabs>
          <w:tab w:val="right" w:leader="dot" w:pos="9061"/>
        </w:tabs>
        <w:rPr>
          <w:del w:id="1030" w:author="rocio romero panero" w:date="2017-02-28T13:59:00Z"/>
          <w:rFonts w:asciiTheme="minorHAnsi" w:eastAsiaTheme="minorEastAsia" w:hAnsiTheme="minorHAnsi"/>
          <w:noProof/>
          <w:sz w:val="22"/>
          <w:lang w:val="en-GB" w:eastAsia="en-GB"/>
        </w:rPr>
      </w:pPr>
      <w:del w:id="1031" w:author="rocio romero panero" w:date="2017-02-28T13:59:00Z">
        <w:r w:rsidRPr="00DA3070" w:rsidDel="00DA3070">
          <w:rPr>
            <w:noProof/>
            <w:rPrChange w:id="1032" w:author="rocio romero panero" w:date="2017-02-28T13:59:00Z">
              <w:rPr>
                <w:rStyle w:val="Hipervnculo"/>
                <w:noProof/>
              </w:rPr>
            </w:rPrChange>
          </w:rPr>
          <w:delText>Figura  32. Popup de autenticación fallida</w:delText>
        </w:r>
        <w:r w:rsidDel="00DA3070">
          <w:rPr>
            <w:noProof/>
            <w:webHidden/>
          </w:rPr>
          <w:tab/>
        </w:r>
        <w:r w:rsidR="00982F03" w:rsidDel="00DA3070">
          <w:rPr>
            <w:noProof/>
            <w:webHidden/>
          </w:rPr>
          <w:delText>29</w:delText>
        </w:r>
      </w:del>
    </w:p>
    <w:p w14:paraId="66370DB4" w14:textId="77777777" w:rsidR="0088417E" w:rsidDel="00DA3070" w:rsidRDefault="0088417E">
      <w:pPr>
        <w:pStyle w:val="Tabladeilustraciones"/>
        <w:tabs>
          <w:tab w:val="right" w:leader="dot" w:pos="9061"/>
        </w:tabs>
        <w:rPr>
          <w:del w:id="1033" w:author="rocio romero panero" w:date="2017-02-28T13:59:00Z"/>
          <w:rFonts w:asciiTheme="minorHAnsi" w:eastAsiaTheme="minorEastAsia" w:hAnsiTheme="minorHAnsi"/>
          <w:noProof/>
          <w:sz w:val="22"/>
          <w:lang w:val="en-GB" w:eastAsia="en-GB"/>
        </w:rPr>
      </w:pPr>
      <w:del w:id="1034" w:author="rocio romero panero" w:date="2017-02-28T13:59:00Z">
        <w:r w:rsidRPr="00DA3070" w:rsidDel="00DA3070">
          <w:rPr>
            <w:noProof/>
            <w:rPrChange w:id="1035" w:author="rocio romero panero" w:date="2017-02-28T13:59:00Z">
              <w:rPr>
                <w:rStyle w:val="Hipervnculo"/>
                <w:noProof/>
              </w:rPr>
            </w:rPrChange>
          </w:rPr>
          <w:delText>Figura  33. Local storage</w:delText>
        </w:r>
        <w:r w:rsidDel="00DA3070">
          <w:rPr>
            <w:noProof/>
            <w:webHidden/>
          </w:rPr>
          <w:tab/>
        </w:r>
        <w:r w:rsidR="00982F03" w:rsidDel="00DA3070">
          <w:rPr>
            <w:noProof/>
            <w:webHidden/>
          </w:rPr>
          <w:delText>29</w:delText>
        </w:r>
      </w:del>
    </w:p>
    <w:p w14:paraId="6915A04F" w14:textId="77777777" w:rsidR="0088417E" w:rsidDel="00DA3070" w:rsidRDefault="0088417E">
      <w:pPr>
        <w:pStyle w:val="Tabladeilustraciones"/>
        <w:tabs>
          <w:tab w:val="right" w:leader="dot" w:pos="9061"/>
        </w:tabs>
        <w:rPr>
          <w:del w:id="1036" w:author="rocio romero panero" w:date="2017-02-28T13:59:00Z"/>
          <w:rFonts w:asciiTheme="minorHAnsi" w:eastAsiaTheme="minorEastAsia" w:hAnsiTheme="minorHAnsi"/>
          <w:noProof/>
          <w:sz w:val="22"/>
          <w:lang w:val="en-GB" w:eastAsia="en-GB"/>
        </w:rPr>
      </w:pPr>
      <w:del w:id="1037" w:author="rocio romero panero" w:date="2017-02-28T13:59:00Z">
        <w:r w:rsidRPr="00DA3070" w:rsidDel="00DA3070">
          <w:rPr>
            <w:noProof/>
            <w:rPrChange w:id="1038" w:author="rocio romero panero" w:date="2017-02-28T13:59:00Z">
              <w:rPr>
                <w:rStyle w:val="Hipervnculo"/>
                <w:noProof/>
              </w:rPr>
            </w:rPrChange>
          </w:rPr>
          <w:delText>Figura  34. Popups de recordar contraseña</w:delText>
        </w:r>
        <w:r w:rsidDel="00DA3070">
          <w:rPr>
            <w:noProof/>
            <w:webHidden/>
          </w:rPr>
          <w:tab/>
        </w:r>
        <w:r w:rsidR="00982F03" w:rsidDel="00DA3070">
          <w:rPr>
            <w:noProof/>
            <w:webHidden/>
          </w:rPr>
          <w:delText>29</w:delText>
        </w:r>
      </w:del>
    </w:p>
    <w:p w14:paraId="7DB3E271" w14:textId="77777777" w:rsidR="0088417E" w:rsidDel="00DA3070" w:rsidRDefault="0088417E">
      <w:pPr>
        <w:pStyle w:val="Tabladeilustraciones"/>
        <w:tabs>
          <w:tab w:val="right" w:leader="dot" w:pos="9061"/>
        </w:tabs>
        <w:rPr>
          <w:del w:id="1039" w:author="rocio romero panero" w:date="2017-02-28T13:59:00Z"/>
          <w:rFonts w:asciiTheme="minorHAnsi" w:eastAsiaTheme="minorEastAsia" w:hAnsiTheme="minorHAnsi"/>
          <w:noProof/>
          <w:sz w:val="22"/>
          <w:lang w:val="en-GB" w:eastAsia="en-GB"/>
        </w:rPr>
      </w:pPr>
      <w:del w:id="1040" w:author="rocio romero panero" w:date="2017-02-28T13:59:00Z">
        <w:r w:rsidRPr="00DA3070" w:rsidDel="00DA3070">
          <w:rPr>
            <w:noProof/>
            <w:rPrChange w:id="1041" w:author="rocio romero panero" w:date="2017-02-28T13:59:00Z">
              <w:rPr>
                <w:rStyle w:val="Hipervnculo"/>
                <w:noProof/>
              </w:rPr>
            </w:rPrChange>
          </w:rPr>
          <w:delText>Figura  35. Correo recibido al cambiar de contraseña</w:delText>
        </w:r>
        <w:r w:rsidDel="00DA3070">
          <w:rPr>
            <w:noProof/>
            <w:webHidden/>
          </w:rPr>
          <w:tab/>
        </w:r>
        <w:r w:rsidR="00982F03" w:rsidDel="00DA3070">
          <w:rPr>
            <w:noProof/>
            <w:webHidden/>
          </w:rPr>
          <w:delText>30</w:delText>
        </w:r>
      </w:del>
    </w:p>
    <w:p w14:paraId="790310E5" w14:textId="77777777" w:rsidR="0088417E" w:rsidDel="00DA3070" w:rsidRDefault="0088417E">
      <w:pPr>
        <w:pStyle w:val="Tabladeilustraciones"/>
        <w:tabs>
          <w:tab w:val="right" w:leader="dot" w:pos="9061"/>
        </w:tabs>
        <w:rPr>
          <w:del w:id="1042" w:author="rocio romero panero" w:date="2017-02-28T13:59:00Z"/>
          <w:rFonts w:asciiTheme="minorHAnsi" w:eastAsiaTheme="minorEastAsia" w:hAnsiTheme="minorHAnsi"/>
          <w:noProof/>
          <w:sz w:val="22"/>
          <w:lang w:val="en-GB" w:eastAsia="en-GB"/>
        </w:rPr>
      </w:pPr>
      <w:del w:id="1043" w:author="rocio romero panero" w:date="2017-02-28T13:59:00Z">
        <w:r w:rsidRPr="00DA3070" w:rsidDel="00DA3070">
          <w:rPr>
            <w:noProof/>
            <w:rPrChange w:id="1044" w:author="rocio romero panero" w:date="2017-02-28T13:59:00Z">
              <w:rPr>
                <w:rStyle w:val="Hipervnculo"/>
                <w:noProof/>
              </w:rPr>
            </w:rPrChange>
          </w:rPr>
          <w:delText>Figura  36. Pantalla de administración</w:delText>
        </w:r>
        <w:r w:rsidDel="00DA3070">
          <w:rPr>
            <w:noProof/>
            <w:webHidden/>
          </w:rPr>
          <w:tab/>
        </w:r>
        <w:r w:rsidR="00982F03" w:rsidDel="00DA3070">
          <w:rPr>
            <w:noProof/>
            <w:webHidden/>
          </w:rPr>
          <w:delText>30</w:delText>
        </w:r>
      </w:del>
    </w:p>
    <w:p w14:paraId="05AC072C" w14:textId="77777777" w:rsidR="0088417E" w:rsidDel="00DA3070" w:rsidRDefault="0088417E">
      <w:pPr>
        <w:pStyle w:val="Tabladeilustraciones"/>
        <w:tabs>
          <w:tab w:val="right" w:leader="dot" w:pos="9061"/>
        </w:tabs>
        <w:rPr>
          <w:del w:id="1045" w:author="rocio romero panero" w:date="2017-02-28T13:59:00Z"/>
          <w:rFonts w:asciiTheme="minorHAnsi" w:eastAsiaTheme="minorEastAsia" w:hAnsiTheme="minorHAnsi"/>
          <w:noProof/>
          <w:sz w:val="22"/>
          <w:lang w:val="en-GB" w:eastAsia="en-GB"/>
        </w:rPr>
      </w:pPr>
      <w:del w:id="1046" w:author="rocio romero panero" w:date="2017-02-28T13:59:00Z">
        <w:r w:rsidRPr="00DA3070" w:rsidDel="00DA3070">
          <w:rPr>
            <w:noProof/>
            <w:rPrChange w:id="1047" w:author="rocio romero panero" w:date="2017-02-28T13:59:00Z">
              <w:rPr>
                <w:rStyle w:val="Hipervnculo"/>
                <w:noProof/>
              </w:rPr>
            </w:rPrChange>
          </w:rPr>
          <w:delText>Figura  37. Popup de creación de usuario</w:delText>
        </w:r>
        <w:r w:rsidDel="00DA3070">
          <w:rPr>
            <w:noProof/>
            <w:webHidden/>
          </w:rPr>
          <w:tab/>
        </w:r>
        <w:r w:rsidR="00982F03" w:rsidDel="00DA3070">
          <w:rPr>
            <w:noProof/>
            <w:webHidden/>
          </w:rPr>
          <w:delText>31</w:delText>
        </w:r>
      </w:del>
    </w:p>
    <w:p w14:paraId="339BDEB4" w14:textId="77777777" w:rsidR="0088417E" w:rsidDel="00DA3070" w:rsidRDefault="0088417E">
      <w:pPr>
        <w:pStyle w:val="Tabladeilustraciones"/>
        <w:tabs>
          <w:tab w:val="right" w:leader="dot" w:pos="9061"/>
        </w:tabs>
        <w:rPr>
          <w:del w:id="1048" w:author="rocio romero panero" w:date="2017-02-28T13:59:00Z"/>
          <w:rFonts w:asciiTheme="minorHAnsi" w:eastAsiaTheme="minorEastAsia" w:hAnsiTheme="minorHAnsi"/>
          <w:noProof/>
          <w:sz w:val="22"/>
          <w:lang w:val="en-GB" w:eastAsia="en-GB"/>
        </w:rPr>
      </w:pPr>
      <w:del w:id="1049" w:author="rocio romero panero" w:date="2017-02-28T13:59:00Z">
        <w:r w:rsidRPr="00DA3070" w:rsidDel="00DA3070">
          <w:rPr>
            <w:noProof/>
            <w:rPrChange w:id="1050" w:author="rocio romero panero" w:date="2017-02-28T13:59:00Z">
              <w:rPr>
                <w:rStyle w:val="Hipervnculo"/>
                <w:noProof/>
              </w:rPr>
            </w:rPrChange>
          </w:rPr>
          <w:delText>Figura  38. Email de creación de usuario</w:delText>
        </w:r>
        <w:r w:rsidDel="00DA3070">
          <w:rPr>
            <w:noProof/>
            <w:webHidden/>
          </w:rPr>
          <w:tab/>
        </w:r>
        <w:r w:rsidR="00982F03" w:rsidDel="00DA3070">
          <w:rPr>
            <w:noProof/>
            <w:webHidden/>
          </w:rPr>
          <w:delText>31</w:delText>
        </w:r>
      </w:del>
    </w:p>
    <w:p w14:paraId="7DBB704F" w14:textId="77777777" w:rsidR="0088417E" w:rsidDel="00DA3070" w:rsidRDefault="0088417E">
      <w:pPr>
        <w:pStyle w:val="Tabladeilustraciones"/>
        <w:tabs>
          <w:tab w:val="right" w:leader="dot" w:pos="9061"/>
        </w:tabs>
        <w:rPr>
          <w:del w:id="1051" w:author="rocio romero panero" w:date="2017-02-28T13:59:00Z"/>
          <w:rFonts w:asciiTheme="minorHAnsi" w:eastAsiaTheme="minorEastAsia" w:hAnsiTheme="minorHAnsi"/>
          <w:noProof/>
          <w:sz w:val="22"/>
          <w:lang w:val="en-GB" w:eastAsia="en-GB"/>
        </w:rPr>
      </w:pPr>
      <w:del w:id="1052" w:author="rocio romero panero" w:date="2017-02-28T13:59:00Z">
        <w:r w:rsidRPr="00DA3070" w:rsidDel="00DA3070">
          <w:rPr>
            <w:noProof/>
            <w:rPrChange w:id="1053" w:author="rocio romero panero" w:date="2017-02-28T13:59:00Z">
              <w:rPr>
                <w:rStyle w:val="Hipervnculo"/>
                <w:noProof/>
              </w:rPr>
            </w:rPrChange>
          </w:rPr>
          <w:delText>Figura  39. Pantalla de gestión de usuarios</w:delText>
        </w:r>
        <w:r w:rsidDel="00DA3070">
          <w:rPr>
            <w:noProof/>
            <w:webHidden/>
          </w:rPr>
          <w:tab/>
        </w:r>
        <w:r w:rsidR="00982F03" w:rsidDel="00DA3070">
          <w:rPr>
            <w:noProof/>
            <w:webHidden/>
          </w:rPr>
          <w:delText>32</w:delText>
        </w:r>
      </w:del>
    </w:p>
    <w:p w14:paraId="1AD08D7F" w14:textId="77777777" w:rsidR="0088417E" w:rsidDel="00DA3070" w:rsidRDefault="0088417E">
      <w:pPr>
        <w:pStyle w:val="Tabladeilustraciones"/>
        <w:tabs>
          <w:tab w:val="right" w:leader="dot" w:pos="9061"/>
        </w:tabs>
        <w:rPr>
          <w:del w:id="1054" w:author="rocio romero panero" w:date="2017-02-28T13:59:00Z"/>
          <w:rFonts w:asciiTheme="minorHAnsi" w:eastAsiaTheme="minorEastAsia" w:hAnsiTheme="minorHAnsi"/>
          <w:noProof/>
          <w:sz w:val="22"/>
          <w:lang w:val="en-GB" w:eastAsia="en-GB"/>
        </w:rPr>
      </w:pPr>
      <w:del w:id="1055" w:author="rocio romero panero" w:date="2017-02-28T13:59:00Z">
        <w:r w:rsidRPr="00DA3070" w:rsidDel="00DA3070">
          <w:rPr>
            <w:noProof/>
            <w:rPrChange w:id="1056" w:author="rocio romero panero" w:date="2017-02-28T13:59:00Z">
              <w:rPr>
                <w:rStyle w:val="Hipervnculo"/>
                <w:noProof/>
              </w:rPr>
            </w:rPrChange>
          </w:rPr>
          <w:delText>Figura  40. Popup de eliminación de usuario</w:delText>
        </w:r>
        <w:r w:rsidDel="00DA3070">
          <w:rPr>
            <w:noProof/>
            <w:webHidden/>
          </w:rPr>
          <w:tab/>
        </w:r>
        <w:r w:rsidR="00982F03" w:rsidDel="00DA3070">
          <w:rPr>
            <w:noProof/>
            <w:webHidden/>
          </w:rPr>
          <w:delText>32</w:delText>
        </w:r>
      </w:del>
    </w:p>
    <w:p w14:paraId="4DD11249" w14:textId="77777777" w:rsidR="0088417E" w:rsidDel="00DA3070" w:rsidRDefault="0088417E">
      <w:pPr>
        <w:pStyle w:val="Tabladeilustraciones"/>
        <w:tabs>
          <w:tab w:val="right" w:leader="dot" w:pos="9061"/>
        </w:tabs>
        <w:rPr>
          <w:del w:id="1057" w:author="rocio romero panero" w:date="2017-02-28T13:59:00Z"/>
          <w:rFonts w:asciiTheme="minorHAnsi" w:eastAsiaTheme="minorEastAsia" w:hAnsiTheme="minorHAnsi"/>
          <w:noProof/>
          <w:sz w:val="22"/>
          <w:lang w:val="en-GB" w:eastAsia="en-GB"/>
        </w:rPr>
      </w:pPr>
      <w:del w:id="1058" w:author="rocio romero panero" w:date="2017-02-28T13:59:00Z">
        <w:r w:rsidRPr="00DA3070" w:rsidDel="00DA3070">
          <w:rPr>
            <w:noProof/>
            <w:rPrChange w:id="1059" w:author="rocio romero panero" w:date="2017-02-28T13:59:00Z">
              <w:rPr>
                <w:rStyle w:val="Hipervnculo"/>
                <w:noProof/>
              </w:rPr>
            </w:rPrChange>
          </w:rPr>
          <w:delText>Figura  41. Popups de modificación de usuario</w:delText>
        </w:r>
        <w:r w:rsidDel="00DA3070">
          <w:rPr>
            <w:noProof/>
            <w:webHidden/>
          </w:rPr>
          <w:tab/>
        </w:r>
        <w:r w:rsidR="00982F03" w:rsidDel="00DA3070">
          <w:rPr>
            <w:noProof/>
            <w:webHidden/>
          </w:rPr>
          <w:delText>33</w:delText>
        </w:r>
      </w:del>
    </w:p>
    <w:p w14:paraId="68B7497E" w14:textId="77777777" w:rsidR="0088417E" w:rsidDel="00DA3070" w:rsidRDefault="0088417E">
      <w:pPr>
        <w:pStyle w:val="Tabladeilustraciones"/>
        <w:tabs>
          <w:tab w:val="right" w:leader="dot" w:pos="9061"/>
        </w:tabs>
        <w:rPr>
          <w:del w:id="1060" w:author="rocio romero panero" w:date="2017-02-28T13:59:00Z"/>
          <w:rFonts w:asciiTheme="minorHAnsi" w:eastAsiaTheme="minorEastAsia" w:hAnsiTheme="minorHAnsi"/>
          <w:noProof/>
          <w:sz w:val="22"/>
          <w:lang w:val="en-GB" w:eastAsia="en-GB"/>
        </w:rPr>
      </w:pPr>
      <w:del w:id="1061" w:author="rocio romero panero" w:date="2017-02-28T13:59:00Z">
        <w:r w:rsidRPr="00DA3070" w:rsidDel="00DA3070">
          <w:rPr>
            <w:noProof/>
            <w:rPrChange w:id="1062" w:author="rocio romero panero" w:date="2017-02-28T13:59:00Z">
              <w:rPr>
                <w:rStyle w:val="Hipervnculo"/>
                <w:noProof/>
              </w:rPr>
            </w:rPrChange>
          </w:rPr>
          <w:delText>Figura  42. Pantalla de estadísticas</w:delText>
        </w:r>
        <w:r w:rsidDel="00DA3070">
          <w:rPr>
            <w:noProof/>
            <w:webHidden/>
          </w:rPr>
          <w:tab/>
        </w:r>
        <w:r w:rsidR="00982F03" w:rsidDel="00DA3070">
          <w:rPr>
            <w:noProof/>
            <w:webHidden/>
          </w:rPr>
          <w:delText>33</w:delText>
        </w:r>
      </w:del>
    </w:p>
    <w:p w14:paraId="5A8B51D8" w14:textId="77777777" w:rsidR="0088417E" w:rsidDel="00DA3070" w:rsidRDefault="0088417E">
      <w:pPr>
        <w:pStyle w:val="Tabladeilustraciones"/>
        <w:tabs>
          <w:tab w:val="right" w:leader="dot" w:pos="9061"/>
        </w:tabs>
        <w:rPr>
          <w:del w:id="1063" w:author="rocio romero panero" w:date="2017-02-28T13:59:00Z"/>
          <w:rFonts w:asciiTheme="minorHAnsi" w:eastAsiaTheme="minorEastAsia" w:hAnsiTheme="minorHAnsi"/>
          <w:noProof/>
          <w:sz w:val="22"/>
          <w:lang w:val="en-GB" w:eastAsia="en-GB"/>
        </w:rPr>
      </w:pPr>
      <w:del w:id="1064" w:author="rocio romero panero" w:date="2017-02-28T13:59:00Z">
        <w:r w:rsidRPr="00DA3070" w:rsidDel="00DA3070">
          <w:rPr>
            <w:noProof/>
            <w:rPrChange w:id="1065" w:author="rocio romero panero" w:date="2017-02-28T13:59:00Z">
              <w:rPr>
                <w:rStyle w:val="Hipervnculo"/>
                <w:noProof/>
              </w:rPr>
            </w:rPrChange>
          </w:rPr>
          <w:delText>Figura  43. Pantalla de estadísticas por usuarios</w:delText>
        </w:r>
        <w:r w:rsidDel="00DA3070">
          <w:rPr>
            <w:noProof/>
            <w:webHidden/>
          </w:rPr>
          <w:tab/>
        </w:r>
        <w:r w:rsidR="00982F03" w:rsidDel="00DA3070">
          <w:rPr>
            <w:noProof/>
            <w:webHidden/>
          </w:rPr>
          <w:delText>33</w:delText>
        </w:r>
      </w:del>
    </w:p>
    <w:p w14:paraId="2DCFBAF7" w14:textId="77777777" w:rsidR="0088417E" w:rsidDel="00DA3070" w:rsidRDefault="0088417E">
      <w:pPr>
        <w:pStyle w:val="Tabladeilustraciones"/>
        <w:tabs>
          <w:tab w:val="right" w:leader="dot" w:pos="9061"/>
        </w:tabs>
        <w:rPr>
          <w:del w:id="1066" w:author="rocio romero panero" w:date="2017-02-28T13:59:00Z"/>
          <w:rFonts w:asciiTheme="minorHAnsi" w:eastAsiaTheme="minorEastAsia" w:hAnsiTheme="minorHAnsi"/>
          <w:noProof/>
          <w:sz w:val="22"/>
          <w:lang w:val="en-GB" w:eastAsia="en-GB"/>
        </w:rPr>
      </w:pPr>
      <w:del w:id="1067" w:author="rocio romero panero" w:date="2017-02-28T13:59:00Z">
        <w:r w:rsidRPr="00DA3070" w:rsidDel="00DA3070">
          <w:rPr>
            <w:noProof/>
            <w:rPrChange w:id="1068" w:author="rocio romero panero" w:date="2017-02-28T13:59:00Z">
              <w:rPr>
                <w:rStyle w:val="Hipervnculo"/>
                <w:noProof/>
              </w:rPr>
            </w:rPrChange>
          </w:rPr>
          <w:delText>Figura  44. Pantalla de estadísticas por preguntas</w:delText>
        </w:r>
        <w:r w:rsidDel="00DA3070">
          <w:rPr>
            <w:noProof/>
            <w:webHidden/>
          </w:rPr>
          <w:tab/>
        </w:r>
        <w:r w:rsidR="00982F03" w:rsidDel="00DA3070">
          <w:rPr>
            <w:noProof/>
            <w:webHidden/>
          </w:rPr>
          <w:delText>34</w:delText>
        </w:r>
      </w:del>
    </w:p>
    <w:p w14:paraId="15445400" w14:textId="77777777" w:rsidR="0088417E" w:rsidDel="00DA3070" w:rsidRDefault="0088417E">
      <w:pPr>
        <w:pStyle w:val="Tabladeilustraciones"/>
        <w:tabs>
          <w:tab w:val="right" w:leader="dot" w:pos="9061"/>
        </w:tabs>
        <w:rPr>
          <w:del w:id="1069" w:author="rocio romero panero" w:date="2017-02-28T13:59:00Z"/>
          <w:rFonts w:asciiTheme="minorHAnsi" w:eastAsiaTheme="minorEastAsia" w:hAnsiTheme="minorHAnsi"/>
          <w:noProof/>
          <w:sz w:val="22"/>
          <w:lang w:val="en-GB" w:eastAsia="en-GB"/>
        </w:rPr>
      </w:pPr>
      <w:del w:id="1070" w:author="rocio romero panero" w:date="2017-02-28T13:59:00Z">
        <w:r w:rsidRPr="00DA3070" w:rsidDel="00DA3070">
          <w:rPr>
            <w:noProof/>
            <w:rPrChange w:id="1071" w:author="rocio romero panero" w:date="2017-02-28T13:59:00Z">
              <w:rPr>
                <w:rStyle w:val="Hipervnculo"/>
                <w:noProof/>
              </w:rPr>
            </w:rPrChange>
          </w:rPr>
          <w:delText>Figura  45. Pantalla de creación de pregunta sin rellenar</w:delText>
        </w:r>
        <w:r w:rsidDel="00DA3070">
          <w:rPr>
            <w:noProof/>
            <w:webHidden/>
          </w:rPr>
          <w:tab/>
        </w:r>
        <w:r w:rsidR="00982F03" w:rsidDel="00DA3070">
          <w:rPr>
            <w:noProof/>
            <w:webHidden/>
          </w:rPr>
          <w:delText>35</w:delText>
        </w:r>
      </w:del>
    </w:p>
    <w:p w14:paraId="7957354D" w14:textId="77777777" w:rsidR="0088417E" w:rsidDel="00DA3070" w:rsidRDefault="0088417E">
      <w:pPr>
        <w:pStyle w:val="Tabladeilustraciones"/>
        <w:tabs>
          <w:tab w:val="right" w:leader="dot" w:pos="9061"/>
        </w:tabs>
        <w:rPr>
          <w:del w:id="1072" w:author="rocio romero panero" w:date="2017-02-28T13:59:00Z"/>
          <w:rFonts w:asciiTheme="minorHAnsi" w:eastAsiaTheme="minorEastAsia" w:hAnsiTheme="minorHAnsi"/>
          <w:noProof/>
          <w:sz w:val="22"/>
          <w:lang w:val="en-GB" w:eastAsia="en-GB"/>
        </w:rPr>
      </w:pPr>
      <w:del w:id="1073" w:author="rocio romero panero" w:date="2017-02-28T13:59:00Z">
        <w:r w:rsidRPr="00DA3070" w:rsidDel="00DA3070">
          <w:rPr>
            <w:noProof/>
            <w:rPrChange w:id="1074" w:author="rocio romero panero" w:date="2017-02-28T13:59:00Z">
              <w:rPr>
                <w:rStyle w:val="Hipervnculo"/>
                <w:noProof/>
              </w:rPr>
            </w:rPrChange>
          </w:rPr>
          <w:delText>Figura  46. Pantalla de creación de pregunta con los campos rellenados</w:delText>
        </w:r>
        <w:r w:rsidDel="00DA3070">
          <w:rPr>
            <w:noProof/>
            <w:webHidden/>
          </w:rPr>
          <w:tab/>
        </w:r>
        <w:r w:rsidR="00982F03" w:rsidDel="00DA3070">
          <w:rPr>
            <w:noProof/>
            <w:webHidden/>
          </w:rPr>
          <w:delText>35</w:delText>
        </w:r>
      </w:del>
    </w:p>
    <w:p w14:paraId="21A4B8BF" w14:textId="77777777" w:rsidR="0088417E" w:rsidDel="00DA3070" w:rsidRDefault="0088417E">
      <w:pPr>
        <w:pStyle w:val="Tabladeilustraciones"/>
        <w:tabs>
          <w:tab w:val="right" w:leader="dot" w:pos="9061"/>
        </w:tabs>
        <w:rPr>
          <w:del w:id="1075" w:author="rocio romero panero" w:date="2017-02-28T13:59:00Z"/>
          <w:rFonts w:asciiTheme="minorHAnsi" w:eastAsiaTheme="minorEastAsia" w:hAnsiTheme="minorHAnsi"/>
          <w:noProof/>
          <w:sz w:val="22"/>
          <w:lang w:val="en-GB" w:eastAsia="en-GB"/>
        </w:rPr>
      </w:pPr>
      <w:del w:id="1076" w:author="rocio romero panero" w:date="2017-02-28T13:59:00Z">
        <w:r w:rsidRPr="00DA3070" w:rsidDel="00DA3070">
          <w:rPr>
            <w:noProof/>
            <w:rPrChange w:id="1077" w:author="rocio romero panero" w:date="2017-02-28T13:59:00Z">
              <w:rPr>
                <w:rStyle w:val="Hipervnculo"/>
                <w:noProof/>
              </w:rPr>
            </w:rPrChange>
          </w:rPr>
          <w:delText>Figura  47. Popup de creación correcta de pregunta</w:delText>
        </w:r>
        <w:r w:rsidDel="00DA3070">
          <w:rPr>
            <w:noProof/>
            <w:webHidden/>
          </w:rPr>
          <w:tab/>
        </w:r>
        <w:r w:rsidR="00982F03" w:rsidDel="00DA3070">
          <w:rPr>
            <w:noProof/>
            <w:webHidden/>
          </w:rPr>
          <w:delText>36</w:delText>
        </w:r>
      </w:del>
    </w:p>
    <w:p w14:paraId="47502EE9" w14:textId="77777777" w:rsidR="0088417E" w:rsidDel="00DA3070" w:rsidRDefault="0088417E">
      <w:pPr>
        <w:pStyle w:val="Tabladeilustraciones"/>
        <w:tabs>
          <w:tab w:val="right" w:leader="dot" w:pos="9061"/>
        </w:tabs>
        <w:rPr>
          <w:del w:id="1078" w:author="rocio romero panero" w:date="2017-02-28T13:59:00Z"/>
          <w:rFonts w:asciiTheme="minorHAnsi" w:eastAsiaTheme="minorEastAsia" w:hAnsiTheme="minorHAnsi"/>
          <w:noProof/>
          <w:sz w:val="22"/>
          <w:lang w:val="en-GB" w:eastAsia="en-GB"/>
        </w:rPr>
      </w:pPr>
      <w:del w:id="1079" w:author="rocio romero panero" w:date="2017-02-28T13:59:00Z">
        <w:r w:rsidRPr="00DA3070" w:rsidDel="00DA3070">
          <w:rPr>
            <w:noProof/>
            <w:rPrChange w:id="1080" w:author="rocio romero panero" w:date="2017-02-28T13:59:00Z">
              <w:rPr>
                <w:rStyle w:val="Hipervnculo"/>
                <w:noProof/>
              </w:rPr>
            </w:rPrChange>
          </w:rPr>
          <w:delText>Figura  48. Popup de eliminación de pregunta</w:delText>
        </w:r>
        <w:r w:rsidDel="00DA3070">
          <w:rPr>
            <w:noProof/>
            <w:webHidden/>
          </w:rPr>
          <w:tab/>
        </w:r>
        <w:r w:rsidR="00982F03" w:rsidDel="00DA3070">
          <w:rPr>
            <w:noProof/>
            <w:webHidden/>
          </w:rPr>
          <w:delText>36</w:delText>
        </w:r>
      </w:del>
    </w:p>
    <w:p w14:paraId="6A246AF9" w14:textId="77777777" w:rsidR="0088417E" w:rsidDel="00DA3070" w:rsidRDefault="0088417E">
      <w:pPr>
        <w:pStyle w:val="Tabladeilustraciones"/>
        <w:tabs>
          <w:tab w:val="right" w:leader="dot" w:pos="9061"/>
        </w:tabs>
        <w:rPr>
          <w:del w:id="1081" w:author="rocio romero panero" w:date="2017-02-28T13:59:00Z"/>
          <w:rFonts w:asciiTheme="minorHAnsi" w:eastAsiaTheme="minorEastAsia" w:hAnsiTheme="minorHAnsi"/>
          <w:noProof/>
          <w:sz w:val="22"/>
          <w:lang w:val="en-GB" w:eastAsia="en-GB"/>
        </w:rPr>
      </w:pPr>
      <w:del w:id="1082" w:author="rocio romero panero" w:date="2017-02-28T13:59:00Z">
        <w:r w:rsidRPr="00DA3070" w:rsidDel="00DA3070">
          <w:rPr>
            <w:noProof/>
            <w:rPrChange w:id="1083" w:author="rocio romero panero" w:date="2017-02-28T13:59:00Z">
              <w:rPr>
                <w:rStyle w:val="Hipervnculo"/>
                <w:noProof/>
              </w:rPr>
            </w:rPrChange>
          </w:rPr>
          <w:delText>Figura  49. Pantalla de gestión de preguntas</w:delText>
        </w:r>
        <w:r w:rsidDel="00DA3070">
          <w:rPr>
            <w:noProof/>
            <w:webHidden/>
          </w:rPr>
          <w:tab/>
        </w:r>
        <w:r w:rsidR="00982F03" w:rsidDel="00DA3070">
          <w:rPr>
            <w:noProof/>
            <w:webHidden/>
          </w:rPr>
          <w:delText>37</w:delText>
        </w:r>
      </w:del>
    </w:p>
    <w:p w14:paraId="1228B37E" w14:textId="77777777" w:rsidR="0088417E" w:rsidDel="00DA3070" w:rsidRDefault="0088417E">
      <w:pPr>
        <w:pStyle w:val="Tabladeilustraciones"/>
        <w:tabs>
          <w:tab w:val="right" w:leader="dot" w:pos="9061"/>
        </w:tabs>
        <w:rPr>
          <w:del w:id="1084" w:author="rocio romero panero" w:date="2017-02-28T13:59:00Z"/>
          <w:rFonts w:asciiTheme="minorHAnsi" w:eastAsiaTheme="minorEastAsia" w:hAnsiTheme="minorHAnsi"/>
          <w:noProof/>
          <w:sz w:val="22"/>
          <w:lang w:val="en-GB" w:eastAsia="en-GB"/>
        </w:rPr>
      </w:pPr>
      <w:del w:id="1085" w:author="rocio romero panero" w:date="2017-02-28T13:59:00Z">
        <w:r w:rsidRPr="00DA3070" w:rsidDel="00DA3070">
          <w:rPr>
            <w:noProof/>
            <w:rPrChange w:id="1086" w:author="rocio romero panero" w:date="2017-02-28T13:59:00Z">
              <w:rPr>
                <w:rStyle w:val="Hipervnculo"/>
                <w:noProof/>
              </w:rPr>
            </w:rPrChange>
          </w:rPr>
          <w:delText>Figura  50. Pantalla principal de test</w:delText>
        </w:r>
        <w:r w:rsidDel="00DA3070">
          <w:rPr>
            <w:noProof/>
            <w:webHidden/>
          </w:rPr>
          <w:tab/>
        </w:r>
        <w:r w:rsidR="00982F03" w:rsidDel="00DA3070">
          <w:rPr>
            <w:noProof/>
            <w:webHidden/>
          </w:rPr>
          <w:delText>37</w:delText>
        </w:r>
      </w:del>
    </w:p>
    <w:p w14:paraId="3E7AA4DE" w14:textId="77777777" w:rsidR="0088417E" w:rsidDel="00DA3070" w:rsidRDefault="0088417E">
      <w:pPr>
        <w:pStyle w:val="Tabladeilustraciones"/>
        <w:tabs>
          <w:tab w:val="right" w:leader="dot" w:pos="9061"/>
        </w:tabs>
        <w:rPr>
          <w:del w:id="1087" w:author="rocio romero panero" w:date="2017-02-28T13:59:00Z"/>
          <w:rFonts w:asciiTheme="minorHAnsi" w:eastAsiaTheme="minorEastAsia" w:hAnsiTheme="minorHAnsi"/>
          <w:noProof/>
          <w:sz w:val="22"/>
          <w:lang w:val="en-GB" w:eastAsia="en-GB"/>
        </w:rPr>
      </w:pPr>
      <w:del w:id="1088" w:author="rocio romero panero" w:date="2017-02-28T13:59:00Z">
        <w:r w:rsidRPr="00DA3070" w:rsidDel="00DA3070">
          <w:rPr>
            <w:noProof/>
            <w:rPrChange w:id="1089" w:author="rocio romero panero" w:date="2017-02-28T13:59:00Z">
              <w:rPr>
                <w:rStyle w:val="Hipervnculo"/>
                <w:noProof/>
              </w:rPr>
            </w:rPrChange>
          </w:rPr>
          <w:delText>Figura  51. Pantalla de test 1</w:delText>
        </w:r>
        <w:r w:rsidDel="00DA3070">
          <w:rPr>
            <w:noProof/>
            <w:webHidden/>
          </w:rPr>
          <w:tab/>
        </w:r>
        <w:r w:rsidR="00982F03" w:rsidDel="00DA3070">
          <w:rPr>
            <w:noProof/>
            <w:webHidden/>
          </w:rPr>
          <w:delText>39</w:delText>
        </w:r>
      </w:del>
    </w:p>
    <w:p w14:paraId="0213A60E" w14:textId="77777777" w:rsidR="0088417E" w:rsidDel="00DA3070" w:rsidRDefault="0088417E">
      <w:pPr>
        <w:pStyle w:val="Tabladeilustraciones"/>
        <w:tabs>
          <w:tab w:val="right" w:leader="dot" w:pos="9061"/>
        </w:tabs>
        <w:rPr>
          <w:del w:id="1090" w:author="rocio romero panero" w:date="2017-02-28T13:59:00Z"/>
          <w:rFonts w:asciiTheme="minorHAnsi" w:eastAsiaTheme="minorEastAsia" w:hAnsiTheme="minorHAnsi"/>
          <w:noProof/>
          <w:sz w:val="22"/>
          <w:lang w:val="en-GB" w:eastAsia="en-GB"/>
        </w:rPr>
      </w:pPr>
      <w:del w:id="1091" w:author="rocio romero panero" w:date="2017-02-28T13:59:00Z">
        <w:r w:rsidRPr="00DA3070" w:rsidDel="00DA3070">
          <w:rPr>
            <w:noProof/>
            <w:rPrChange w:id="1092" w:author="rocio romero panero" w:date="2017-02-28T13:59:00Z">
              <w:rPr>
                <w:rStyle w:val="Hipervnculo"/>
                <w:noProof/>
              </w:rPr>
            </w:rPrChange>
          </w:rPr>
          <w:delText>Figura  52. Pantalla de test 2</w:delText>
        </w:r>
        <w:r w:rsidDel="00DA3070">
          <w:rPr>
            <w:noProof/>
            <w:webHidden/>
          </w:rPr>
          <w:tab/>
        </w:r>
        <w:r w:rsidR="00982F03" w:rsidDel="00DA3070">
          <w:rPr>
            <w:noProof/>
            <w:webHidden/>
          </w:rPr>
          <w:delText>39</w:delText>
        </w:r>
      </w:del>
    </w:p>
    <w:p w14:paraId="46D60C8D" w14:textId="77777777" w:rsidR="0088417E" w:rsidDel="00DA3070" w:rsidRDefault="0088417E">
      <w:pPr>
        <w:pStyle w:val="Tabladeilustraciones"/>
        <w:tabs>
          <w:tab w:val="right" w:leader="dot" w:pos="9061"/>
        </w:tabs>
        <w:rPr>
          <w:del w:id="1093" w:author="rocio romero panero" w:date="2017-02-28T13:59:00Z"/>
          <w:rFonts w:asciiTheme="minorHAnsi" w:eastAsiaTheme="minorEastAsia" w:hAnsiTheme="minorHAnsi"/>
          <w:noProof/>
          <w:sz w:val="22"/>
          <w:lang w:val="en-GB" w:eastAsia="en-GB"/>
        </w:rPr>
      </w:pPr>
      <w:del w:id="1094" w:author="rocio romero panero" w:date="2017-02-28T13:59:00Z">
        <w:r w:rsidRPr="00DA3070" w:rsidDel="00DA3070">
          <w:rPr>
            <w:noProof/>
            <w:rPrChange w:id="1095" w:author="rocio romero panero" w:date="2017-02-28T13:59:00Z">
              <w:rPr>
                <w:rStyle w:val="Hipervnculo"/>
                <w:noProof/>
              </w:rPr>
            </w:rPrChange>
          </w:rPr>
          <w:delText>Figura  53. Pantalla de test 3</w:delText>
        </w:r>
        <w:r w:rsidDel="00DA3070">
          <w:rPr>
            <w:noProof/>
            <w:webHidden/>
          </w:rPr>
          <w:tab/>
        </w:r>
        <w:r w:rsidR="00982F03" w:rsidDel="00DA3070">
          <w:rPr>
            <w:noProof/>
            <w:webHidden/>
          </w:rPr>
          <w:delText>40</w:delText>
        </w:r>
      </w:del>
    </w:p>
    <w:p w14:paraId="1CAC502C" w14:textId="77777777" w:rsidR="0088417E" w:rsidDel="00DA3070" w:rsidRDefault="0088417E">
      <w:pPr>
        <w:pStyle w:val="Tabladeilustraciones"/>
        <w:tabs>
          <w:tab w:val="right" w:leader="dot" w:pos="9061"/>
        </w:tabs>
        <w:rPr>
          <w:del w:id="1096" w:author="rocio romero panero" w:date="2017-02-28T13:59:00Z"/>
          <w:rFonts w:asciiTheme="minorHAnsi" w:eastAsiaTheme="minorEastAsia" w:hAnsiTheme="minorHAnsi"/>
          <w:noProof/>
          <w:sz w:val="22"/>
          <w:lang w:val="en-GB" w:eastAsia="en-GB"/>
        </w:rPr>
      </w:pPr>
      <w:del w:id="1097" w:author="rocio romero panero" w:date="2017-02-28T13:59:00Z">
        <w:r w:rsidRPr="00DA3070" w:rsidDel="00DA3070">
          <w:rPr>
            <w:noProof/>
            <w:rPrChange w:id="1098" w:author="rocio romero panero" w:date="2017-02-28T13:59:00Z">
              <w:rPr>
                <w:rStyle w:val="Hipervnculo"/>
                <w:noProof/>
              </w:rPr>
            </w:rPrChange>
          </w:rPr>
          <w:delText>Figura  54. Pantalla de test al finalizarlo</w:delText>
        </w:r>
        <w:r w:rsidDel="00DA3070">
          <w:rPr>
            <w:noProof/>
            <w:webHidden/>
          </w:rPr>
          <w:tab/>
        </w:r>
        <w:r w:rsidR="00982F03" w:rsidDel="00DA3070">
          <w:rPr>
            <w:noProof/>
            <w:webHidden/>
          </w:rPr>
          <w:delText>40</w:delText>
        </w:r>
      </w:del>
    </w:p>
    <w:p w14:paraId="198C7563" w14:textId="77777777" w:rsidR="0088417E" w:rsidDel="00DA3070" w:rsidRDefault="0088417E">
      <w:pPr>
        <w:pStyle w:val="Tabladeilustraciones"/>
        <w:tabs>
          <w:tab w:val="right" w:leader="dot" w:pos="9061"/>
        </w:tabs>
        <w:rPr>
          <w:del w:id="1099" w:author="rocio romero panero" w:date="2017-02-28T13:59:00Z"/>
          <w:rFonts w:asciiTheme="minorHAnsi" w:eastAsiaTheme="minorEastAsia" w:hAnsiTheme="minorHAnsi"/>
          <w:noProof/>
          <w:sz w:val="22"/>
          <w:lang w:val="en-GB" w:eastAsia="en-GB"/>
        </w:rPr>
      </w:pPr>
      <w:del w:id="1100" w:author="rocio romero panero" w:date="2017-02-28T13:59:00Z">
        <w:r w:rsidRPr="00DA3070" w:rsidDel="00DA3070">
          <w:rPr>
            <w:noProof/>
            <w:rPrChange w:id="1101" w:author="rocio romero panero" w:date="2017-02-28T13:59:00Z">
              <w:rPr>
                <w:rStyle w:val="Hipervnculo"/>
                <w:noProof/>
              </w:rPr>
            </w:rPrChange>
          </w:rPr>
          <w:delText>Figura  55. Pantalla de Ranking</w:delText>
        </w:r>
        <w:r w:rsidDel="00DA3070">
          <w:rPr>
            <w:noProof/>
            <w:webHidden/>
          </w:rPr>
          <w:tab/>
        </w:r>
        <w:r w:rsidR="00982F03" w:rsidDel="00DA3070">
          <w:rPr>
            <w:noProof/>
            <w:webHidden/>
          </w:rPr>
          <w:delText>41</w:delText>
        </w:r>
      </w:del>
    </w:p>
    <w:p w14:paraId="3C8022CB" w14:textId="77777777" w:rsidR="0088417E" w:rsidDel="00DA3070" w:rsidRDefault="0088417E">
      <w:pPr>
        <w:pStyle w:val="Tabladeilustraciones"/>
        <w:tabs>
          <w:tab w:val="right" w:leader="dot" w:pos="9061"/>
        </w:tabs>
        <w:rPr>
          <w:del w:id="1102" w:author="rocio romero panero" w:date="2017-02-28T13:59:00Z"/>
          <w:rFonts w:asciiTheme="minorHAnsi" w:eastAsiaTheme="minorEastAsia" w:hAnsiTheme="minorHAnsi"/>
          <w:noProof/>
          <w:sz w:val="22"/>
          <w:lang w:val="en-GB" w:eastAsia="en-GB"/>
        </w:rPr>
      </w:pPr>
      <w:del w:id="1103" w:author="rocio romero panero" w:date="2017-02-28T13:59:00Z">
        <w:r w:rsidRPr="00DA3070" w:rsidDel="00DA3070">
          <w:rPr>
            <w:noProof/>
            <w:rPrChange w:id="1104" w:author="rocio romero panero" w:date="2017-02-28T13:59:00Z">
              <w:rPr>
                <w:rStyle w:val="Hipervnculo"/>
                <w:noProof/>
              </w:rPr>
            </w:rPrChange>
          </w:rPr>
          <w:delText>Figura  56. Pantalla de perfil de usuario</w:delText>
        </w:r>
        <w:r w:rsidDel="00DA3070">
          <w:rPr>
            <w:noProof/>
            <w:webHidden/>
          </w:rPr>
          <w:tab/>
        </w:r>
        <w:r w:rsidR="00982F03" w:rsidDel="00DA3070">
          <w:rPr>
            <w:noProof/>
            <w:webHidden/>
          </w:rPr>
          <w:delText>41</w:delText>
        </w:r>
      </w:del>
    </w:p>
    <w:p w14:paraId="1AC398B2" w14:textId="77777777" w:rsidR="0088417E" w:rsidDel="00DA3070" w:rsidRDefault="0088417E">
      <w:pPr>
        <w:pStyle w:val="Tabladeilustraciones"/>
        <w:tabs>
          <w:tab w:val="right" w:leader="dot" w:pos="9061"/>
        </w:tabs>
        <w:rPr>
          <w:del w:id="1105" w:author="rocio romero panero" w:date="2017-02-28T13:59:00Z"/>
          <w:rFonts w:asciiTheme="minorHAnsi" w:eastAsiaTheme="minorEastAsia" w:hAnsiTheme="minorHAnsi"/>
          <w:noProof/>
          <w:sz w:val="22"/>
          <w:lang w:val="en-GB" w:eastAsia="en-GB"/>
        </w:rPr>
      </w:pPr>
      <w:del w:id="1106" w:author="rocio romero panero" w:date="2017-02-28T13:59:00Z">
        <w:r w:rsidRPr="00DA3070" w:rsidDel="00DA3070">
          <w:rPr>
            <w:noProof/>
            <w:rPrChange w:id="1107" w:author="rocio romero panero" w:date="2017-02-28T13:59:00Z">
              <w:rPr>
                <w:rStyle w:val="Hipervnculo"/>
                <w:noProof/>
              </w:rPr>
            </w:rPrChange>
          </w:rPr>
          <w:delText>Figura  57. Popups de cambio de contraseña de usuario</w:delText>
        </w:r>
        <w:r w:rsidDel="00DA3070">
          <w:rPr>
            <w:noProof/>
            <w:webHidden/>
          </w:rPr>
          <w:tab/>
        </w:r>
        <w:r w:rsidR="00982F03" w:rsidDel="00DA3070">
          <w:rPr>
            <w:noProof/>
            <w:webHidden/>
          </w:rPr>
          <w:delText>42</w:delText>
        </w:r>
      </w:del>
    </w:p>
    <w:p w14:paraId="5CC59B10" w14:textId="77777777" w:rsidR="0088417E" w:rsidDel="00DA3070" w:rsidRDefault="0088417E">
      <w:pPr>
        <w:pStyle w:val="Tabladeilustraciones"/>
        <w:tabs>
          <w:tab w:val="right" w:leader="dot" w:pos="9061"/>
        </w:tabs>
        <w:rPr>
          <w:del w:id="1108" w:author="rocio romero panero" w:date="2017-02-28T13:59:00Z"/>
          <w:rFonts w:asciiTheme="minorHAnsi" w:eastAsiaTheme="minorEastAsia" w:hAnsiTheme="minorHAnsi"/>
          <w:noProof/>
          <w:sz w:val="22"/>
          <w:lang w:val="en-GB" w:eastAsia="en-GB"/>
        </w:rPr>
      </w:pPr>
      <w:del w:id="1109" w:author="rocio romero panero" w:date="2017-02-28T13:59:00Z">
        <w:r w:rsidRPr="00DA3070" w:rsidDel="00DA3070">
          <w:rPr>
            <w:noProof/>
            <w:rPrChange w:id="1110" w:author="rocio romero panero" w:date="2017-02-28T13:59:00Z">
              <w:rPr>
                <w:rStyle w:val="Hipervnculo"/>
                <w:noProof/>
              </w:rPr>
            </w:rPrChange>
          </w:rPr>
          <w:delText>Figura  58. Popup de desconexión</w:delText>
        </w:r>
        <w:r w:rsidDel="00DA3070">
          <w:rPr>
            <w:noProof/>
            <w:webHidden/>
          </w:rPr>
          <w:tab/>
        </w:r>
        <w:r w:rsidR="00982F03" w:rsidDel="00DA3070">
          <w:rPr>
            <w:noProof/>
            <w:webHidden/>
          </w:rPr>
          <w:delText>42</w:delText>
        </w:r>
      </w:del>
    </w:p>
    <w:p w14:paraId="23DA89B5" w14:textId="77777777" w:rsidR="0088417E" w:rsidDel="00DA3070" w:rsidRDefault="0088417E">
      <w:pPr>
        <w:pStyle w:val="Tabladeilustraciones"/>
        <w:tabs>
          <w:tab w:val="right" w:leader="dot" w:pos="9061"/>
        </w:tabs>
        <w:rPr>
          <w:del w:id="1111" w:author="rocio romero panero" w:date="2017-02-28T13:59:00Z"/>
          <w:rFonts w:asciiTheme="minorHAnsi" w:eastAsiaTheme="minorEastAsia" w:hAnsiTheme="minorHAnsi"/>
          <w:noProof/>
          <w:sz w:val="22"/>
          <w:lang w:val="en-GB" w:eastAsia="en-GB"/>
        </w:rPr>
      </w:pPr>
      <w:del w:id="1112" w:author="rocio romero panero" w:date="2017-02-28T13:59:00Z">
        <w:r w:rsidRPr="00DA3070" w:rsidDel="00DA3070">
          <w:rPr>
            <w:noProof/>
            <w:rPrChange w:id="1113" w:author="rocio romero panero" w:date="2017-02-28T13:59:00Z">
              <w:rPr>
                <w:rStyle w:val="Hipervnculo"/>
                <w:noProof/>
              </w:rPr>
            </w:rPrChange>
          </w:rPr>
          <w:delText>Figura  59. Descarga de Node.JS</w:delText>
        </w:r>
        <w:r w:rsidDel="00DA3070">
          <w:rPr>
            <w:noProof/>
            <w:webHidden/>
          </w:rPr>
          <w:tab/>
        </w:r>
        <w:r w:rsidR="00982F03" w:rsidDel="00DA3070">
          <w:rPr>
            <w:noProof/>
            <w:webHidden/>
          </w:rPr>
          <w:delText>51</w:delText>
        </w:r>
      </w:del>
    </w:p>
    <w:p w14:paraId="11E1B6E1" w14:textId="77777777" w:rsidR="0088417E" w:rsidDel="00DA3070" w:rsidRDefault="0088417E">
      <w:pPr>
        <w:pStyle w:val="Tabladeilustraciones"/>
        <w:tabs>
          <w:tab w:val="right" w:leader="dot" w:pos="9061"/>
        </w:tabs>
        <w:rPr>
          <w:del w:id="1114" w:author="rocio romero panero" w:date="2017-02-28T13:59:00Z"/>
          <w:rFonts w:asciiTheme="minorHAnsi" w:eastAsiaTheme="minorEastAsia" w:hAnsiTheme="minorHAnsi"/>
          <w:noProof/>
          <w:sz w:val="22"/>
          <w:lang w:val="en-GB" w:eastAsia="en-GB"/>
        </w:rPr>
      </w:pPr>
      <w:del w:id="1115" w:author="rocio romero panero" w:date="2017-02-28T13:59:00Z">
        <w:r w:rsidRPr="00DA3070" w:rsidDel="00DA3070">
          <w:rPr>
            <w:noProof/>
            <w:rPrChange w:id="1116" w:author="rocio romero panero" w:date="2017-02-28T13:59:00Z">
              <w:rPr>
                <w:rStyle w:val="Hipervnculo"/>
                <w:noProof/>
              </w:rPr>
            </w:rPrChange>
          </w:rPr>
          <w:delText>Figura  60. Descarga de MongoDB</w:delText>
        </w:r>
        <w:r w:rsidDel="00DA3070">
          <w:rPr>
            <w:noProof/>
            <w:webHidden/>
          </w:rPr>
          <w:tab/>
        </w:r>
        <w:r w:rsidR="00982F03" w:rsidDel="00DA3070">
          <w:rPr>
            <w:noProof/>
            <w:webHidden/>
          </w:rPr>
          <w:delText>52</w:delText>
        </w:r>
      </w:del>
    </w:p>
    <w:p w14:paraId="1B318C37" w14:textId="77777777" w:rsidR="0088417E" w:rsidDel="00DA3070" w:rsidRDefault="0088417E">
      <w:pPr>
        <w:pStyle w:val="Tabladeilustraciones"/>
        <w:tabs>
          <w:tab w:val="right" w:leader="dot" w:pos="9061"/>
        </w:tabs>
        <w:rPr>
          <w:del w:id="1117" w:author="rocio romero panero" w:date="2017-02-28T13:59:00Z"/>
          <w:rFonts w:asciiTheme="minorHAnsi" w:eastAsiaTheme="minorEastAsia" w:hAnsiTheme="minorHAnsi"/>
          <w:noProof/>
          <w:sz w:val="22"/>
          <w:lang w:val="en-GB" w:eastAsia="en-GB"/>
        </w:rPr>
      </w:pPr>
      <w:del w:id="1118" w:author="rocio romero panero" w:date="2017-02-28T13:59:00Z">
        <w:r w:rsidRPr="00DA3070" w:rsidDel="00DA3070">
          <w:rPr>
            <w:noProof/>
            <w:rPrChange w:id="1119" w:author="rocio romero panero" w:date="2017-02-28T13:59:00Z">
              <w:rPr>
                <w:rStyle w:val="Hipervnculo"/>
                <w:noProof/>
              </w:rPr>
            </w:rPrChange>
          </w:rPr>
          <w:delText>Figura  61. Instalación Express</w:delText>
        </w:r>
        <w:r w:rsidDel="00DA3070">
          <w:rPr>
            <w:noProof/>
            <w:webHidden/>
          </w:rPr>
          <w:tab/>
        </w:r>
        <w:r w:rsidR="00982F03" w:rsidDel="00DA3070">
          <w:rPr>
            <w:noProof/>
            <w:webHidden/>
          </w:rPr>
          <w:delText>52</w:delText>
        </w:r>
      </w:del>
    </w:p>
    <w:p w14:paraId="56DCCF7A" w14:textId="77777777" w:rsidR="0088417E" w:rsidDel="00DA3070" w:rsidRDefault="0088417E">
      <w:pPr>
        <w:pStyle w:val="Tabladeilustraciones"/>
        <w:tabs>
          <w:tab w:val="right" w:leader="dot" w:pos="9061"/>
        </w:tabs>
        <w:rPr>
          <w:del w:id="1120" w:author="rocio romero panero" w:date="2017-02-28T13:59:00Z"/>
          <w:rFonts w:asciiTheme="minorHAnsi" w:eastAsiaTheme="minorEastAsia" w:hAnsiTheme="minorHAnsi"/>
          <w:noProof/>
          <w:sz w:val="22"/>
          <w:lang w:val="en-GB" w:eastAsia="en-GB"/>
        </w:rPr>
      </w:pPr>
      <w:del w:id="1121" w:author="rocio romero panero" w:date="2017-02-28T13:59:00Z">
        <w:r w:rsidRPr="00DA3070" w:rsidDel="00DA3070">
          <w:rPr>
            <w:noProof/>
            <w:rPrChange w:id="1122" w:author="rocio romero panero" w:date="2017-02-28T13:59:00Z">
              <w:rPr>
                <w:rStyle w:val="Hipervnculo"/>
                <w:noProof/>
              </w:rPr>
            </w:rPrChange>
          </w:rPr>
          <w:delText>Figura  62. Instalación Express-generator</w:delText>
        </w:r>
        <w:r w:rsidDel="00DA3070">
          <w:rPr>
            <w:noProof/>
            <w:webHidden/>
          </w:rPr>
          <w:tab/>
        </w:r>
        <w:r w:rsidR="00982F03" w:rsidDel="00DA3070">
          <w:rPr>
            <w:noProof/>
            <w:webHidden/>
          </w:rPr>
          <w:delText>52</w:delText>
        </w:r>
      </w:del>
    </w:p>
    <w:p w14:paraId="70106FAE" w14:textId="77777777" w:rsidR="0088417E" w:rsidDel="00DA3070" w:rsidRDefault="0088417E">
      <w:pPr>
        <w:pStyle w:val="Tabladeilustraciones"/>
        <w:tabs>
          <w:tab w:val="right" w:leader="dot" w:pos="9061"/>
        </w:tabs>
        <w:rPr>
          <w:del w:id="1123" w:author="rocio romero panero" w:date="2017-02-28T13:59:00Z"/>
          <w:rFonts w:asciiTheme="minorHAnsi" w:eastAsiaTheme="minorEastAsia" w:hAnsiTheme="minorHAnsi"/>
          <w:noProof/>
          <w:sz w:val="22"/>
          <w:lang w:val="en-GB" w:eastAsia="en-GB"/>
        </w:rPr>
      </w:pPr>
      <w:del w:id="1124" w:author="rocio romero panero" w:date="2017-02-28T13:59:00Z">
        <w:r w:rsidRPr="00DA3070" w:rsidDel="00DA3070">
          <w:rPr>
            <w:noProof/>
            <w:rPrChange w:id="1125" w:author="rocio romero panero" w:date="2017-02-28T13:59:00Z">
              <w:rPr>
                <w:rStyle w:val="Hipervnculo"/>
                <w:noProof/>
              </w:rPr>
            </w:rPrChange>
          </w:rPr>
          <w:delText>Figura  63. Ejecución node</w:delText>
        </w:r>
        <w:r w:rsidDel="00DA3070">
          <w:rPr>
            <w:noProof/>
            <w:webHidden/>
          </w:rPr>
          <w:tab/>
        </w:r>
        <w:r w:rsidR="00982F03" w:rsidDel="00DA3070">
          <w:rPr>
            <w:noProof/>
            <w:webHidden/>
          </w:rPr>
          <w:delText>52</w:delText>
        </w:r>
      </w:del>
    </w:p>
    <w:p w14:paraId="419969C9" w14:textId="77777777" w:rsidR="0088417E" w:rsidDel="00DA3070" w:rsidRDefault="0088417E">
      <w:pPr>
        <w:pStyle w:val="Tabladeilustraciones"/>
        <w:tabs>
          <w:tab w:val="right" w:leader="dot" w:pos="9061"/>
        </w:tabs>
        <w:rPr>
          <w:del w:id="1126" w:author="rocio romero panero" w:date="2017-02-28T13:59:00Z"/>
          <w:rFonts w:asciiTheme="minorHAnsi" w:eastAsiaTheme="minorEastAsia" w:hAnsiTheme="minorHAnsi"/>
          <w:noProof/>
          <w:sz w:val="22"/>
          <w:lang w:val="en-GB" w:eastAsia="en-GB"/>
        </w:rPr>
      </w:pPr>
      <w:del w:id="1127" w:author="rocio romero panero" w:date="2017-02-28T13:59:00Z">
        <w:r w:rsidRPr="00DA3070" w:rsidDel="00DA3070">
          <w:rPr>
            <w:noProof/>
            <w:rPrChange w:id="1128" w:author="rocio romero panero" w:date="2017-02-28T13:59:00Z">
              <w:rPr>
                <w:rStyle w:val="Hipervnculo"/>
                <w:noProof/>
              </w:rPr>
            </w:rPrChange>
          </w:rPr>
          <w:delText>Figura  64. Archivo package.json</w:delText>
        </w:r>
        <w:r w:rsidDel="00DA3070">
          <w:rPr>
            <w:noProof/>
            <w:webHidden/>
          </w:rPr>
          <w:tab/>
        </w:r>
        <w:r w:rsidR="00982F03" w:rsidDel="00DA3070">
          <w:rPr>
            <w:noProof/>
            <w:webHidden/>
          </w:rPr>
          <w:delText>53</w:delText>
        </w:r>
      </w:del>
    </w:p>
    <w:p w14:paraId="357C1C5C" w14:textId="77777777" w:rsidR="0088417E" w:rsidDel="00DA3070" w:rsidRDefault="0088417E">
      <w:pPr>
        <w:pStyle w:val="Tabladeilustraciones"/>
        <w:tabs>
          <w:tab w:val="right" w:leader="dot" w:pos="9061"/>
        </w:tabs>
        <w:rPr>
          <w:del w:id="1129" w:author="rocio romero panero" w:date="2017-02-28T13:59:00Z"/>
          <w:rFonts w:asciiTheme="minorHAnsi" w:eastAsiaTheme="minorEastAsia" w:hAnsiTheme="minorHAnsi"/>
          <w:noProof/>
          <w:sz w:val="22"/>
          <w:lang w:val="en-GB" w:eastAsia="en-GB"/>
        </w:rPr>
      </w:pPr>
      <w:del w:id="1130" w:author="rocio romero panero" w:date="2017-02-28T13:59:00Z">
        <w:r w:rsidRPr="00DA3070" w:rsidDel="00DA3070">
          <w:rPr>
            <w:noProof/>
            <w:rPrChange w:id="1131" w:author="rocio romero panero" w:date="2017-02-28T13:59:00Z">
              <w:rPr>
                <w:rStyle w:val="Hipervnculo"/>
                <w:noProof/>
              </w:rPr>
            </w:rPrChange>
          </w:rPr>
          <w:delText>Figura  65. Instalación Cordova e Ionic</w:delText>
        </w:r>
        <w:r w:rsidDel="00DA3070">
          <w:rPr>
            <w:noProof/>
            <w:webHidden/>
          </w:rPr>
          <w:tab/>
        </w:r>
        <w:r w:rsidR="00982F03" w:rsidDel="00DA3070">
          <w:rPr>
            <w:noProof/>
            <w:webHidden/>
          </w:rPr>
          <w:delText>53</w:delText>
        </w:r>
      </w:del>
    </w:p>
    <w:p w14:paraId="7558D52D" w14:textId="77777777" w:rsidR="0088417E" w:rsidDel="00DA3070" w:rsidRDefault="0088417E">
      <w:pPr>
        <w:pStyle w:val="Tabladeilustraciones"/>
        <w:tabs>
          <w:tab w:val="right" w:leader="dot" w:pos="9061"/>
        </w:tabs>
        <w:rPr>
          <w:del w:id="1132" w:author="rocio romero panero" w:date="2017-02-28T13:59:00Z"/>
          <w:rFonts w:asciiTheme="minorHAnsi" w:eastAsiaTheme="minorEastAsia" w:hAnsiTheme="minorHAnsi"/>
          <w:noProof/>
          <w:sz w:val="22"/>
          <w:lang w:val="en-GB" w:eastAsia="en-GB"/>
        </w:rPr>
      </w:pPr>
      <w:del w:id="1133" w:author="rocio romero panero" w:date="2017-02-28T13:59:00Z">
        <w:r w:rsidRPr="00DA3070" w:rsidDel="00DA3070">
          <w:rPr>
            <w:noProof/>
            <w:rPrChange w:id="1134" w:author="rocio romero panero" w:date="2017-02-28T13:59:00Z">
              <w:rPr>
                <w:rStyle w:val="Hipervnculo"/>
                <w:noProof/>
              </w:rPr>
            </w:rPrChange>
          </w:rPr>
          <w:delText>Figura  66. Comienzo nuevo proyecto Ionic</w:delText>
        </w:r>
        <w:r w:rsidDel="00DA3070">
          <w:rPr>
            <w:noProof/>
            <w:webHidden/>
          </w:rPr>
          <w:tab/>
        </w:r>
        <w:r w:rsidR="00982F03" w:rsidDel="00DA3070">
          <w:rPr>
            <w:noProof/>
            <w:webHidden/>
          </w:rPr>
          <w:delText>53</w:delText>
        </w:r>
      </w:del>
    </w:p>
    <w:p w14:paraId="6BF724CB" w14:textId="77777777" w:rsidR="0088417E" w:rsidDel="00DA3070" w:rsidRDefault="0088417E">
      <w:pPr>
        <w:pStyle w:val="Tabladeilustraciones"/>
        <w:tabs>
          <w:tab w:val="right" w:leader="dot" w:pos="9061"/>
        </w:tabs>
        <w:rPr>
          <w:del w:id="1135" w:author="rocio romero panero" w:date="2017-02-28T13:59:00Z"/>
          <w:rFonts w:asciiTheme="minorHAnsi" w:eastAsiaTheme="minorEastAsia" w:hAnsiTheme="minorHAnsi"/>
          <w:noProof/>
          <w:sz w:val="22"/>
          <w:lang w:val="en-GB" w:eastAsia="en-GB"/>
        </w:rPr>
      </w:pPr>
      <w:del w:id="1136" w:author="rocio romero panero" w:date="2017-02-28T13:59:00Z">
        <w:r w:rsidRPr="00DA3070" w:rsidDel="00DA3070">
          <w:rPr>
            <w:noProof/>
            <w:rPrChange w:id="1137" w:author="rocio romero panero" w:date="2017-02-28T13:59:00Z">
              <w:rPr>
                <w:rStyle w:val="Hipervnculo"/>
                <w:noProof/>
              </w:rPr>
            </w:rPrChange>
          </w:rPr>
          <w:delText>Figura  67. Iniciar proyecto en Ionic</w:delText>
        </w:r>
        <w:r w:rsidDel="00DA3070">
          <w:rPr>
            <w:noProof/>
            <w:webHidden/>
          </w:rPr>
          <w:tab/>
        </w:r>
        <w:r w:rsidR="00982F03" w:rsidDel="00DA3070">
          <w:rPr>
            <w:noProof/>
            <w:webHidden/>
          </w:rPr>
          <w:delText>54</w:delText>
        </w:r>
      </w:del>
    </w:p>
    <w:p w14:paraId="034B6CEC" w14:textId="77777777" w:rsidR="0088417E" w:rsidDel="00DA3070" w:rsidRDefault="0088417E">
      <w:pPr>
        <w:pStyle w:val="Tabladeilustraciones"/>
        <w:tabs>
          <w:tab w:val="right" w:leader="dot" w:pos="9061"/>
        </w:tabs>
        <w:rPr>
          <w:del w:id="1138" w:author="rocio romero panero" w:date="2017-02-28T13:59:00Z"/>
          <w:rFonts w:asciiTheme="minorHAnsi" w:eastAsiaTheme="minorEastAsia" w:hAnsiTheme="minorHAnsi"/>
          <w:noProof/>
          <w:sz w:val="22"/>
          <w:lang w:val="en-GB" w:eastAsia="en-GB"/>
        </w:rPr>
      </w:pPr>
      <w:del w:id="1139" w:author="rocio romero panero" w:date="2017-02-28T13:59:00Z">
        <w:r w:rsidRPr="00DA3070" w:rsidDel="00DA3070">
          <w:rPr>
            <w:noProof/>
            <w:rPrChange w:id="1140" w:author="rocio romero panero" w:date="2017-02-28T13:59:00Z">
              <w:rPr>
                <w:rStyle w:val="Hipervnculo"/>
                <w:noProof/>
              </w:rPr>
            </w:rPrChange>
          </w:rPr>
          <w:delText>Figura  68. AudioTrimmer: Paso 1</w:delText>
        </w:r>
        <w:r w:rsidDel="00DA3070">
          <w:rPr>
            <w:noProof/>
            <w:webHidden/>
          </w:rPr>
          <w:tab/>
        </w:r>
        <w:r w:rsidR="00982F03" w:rsidDel="00DA3070">
          <w:rPr>
            <w:noProof/>
            <w:webHidden/>
          </w:rPr>
          <w:delText>55</w:delText>
        </w:r>
      </w:del>
    </w:p>
    <w:p w14:paraId="7F9E3FDF" w14:textId="77777777" w:rsidR="0088417E" w:rsidDel="00DA3070" w:rsidRDefault="0088417E">
      <w:pPr>
        <w:pStyle w:val="Tabladeilustraciones"/>
        <w:tabs>
          <w:tab w:val="right" w:leader="dot" w:pos="9061"/>
        </w:tabs>
        <w:rPr>
          <w:del w:id="1141" w:author="rocio romero panero" w:date="2017-02-28T13:59:00Z"/>
          <w:rFonts w:asciiTheme="minorHAnsi" w:eastAsiaTheme="minorEastAsia" w:hAnsiTheme="minorHAnsi"/>
          <w:noProof/>
          <w:sz w:val="22"/>
          <w:lang w:val="en-GB" w:eastAsia="en-GB"/>
        </w:rPr>
      </w:pPr>
      <w:del w:id="1142" w:author="rocio romero panero" w:date="2017-02-28T13:59:00Z">
        <w:r w:rsidRPr="00DA3070" w:rsidDel="00DA3070">
          <w:rPr>
            <w:noProof/>
            <w:rPrChange w:id="1143" w:author="rocio romero panero" w:date="2017-02-28T13:59:00Z">
              <w:rPr>
                <w:rStyle w:val="Hipervnculo"/>
                <w:noProof/>
              </w:rPr>
            </w:rPrChange>
          </w:rPr>
          <w:delText>Figura  69. AudioTrimmer: Paso 2</w:delText>
        </w:r>
        <w:r w:rsidDel="00DA3070">
          <w:rPr>
            <w:noProof/>
            <w:webHidden/>
          </w:rPr>
          <w:tab/>
        </w:r>
        <w:r w:rsidR="00982F03" w:rsidDel="00DA3070">
          <w:rPr>
            <w:noProof/>
            <w:webHidden/>
          </w:rPr>
          <w:delText>56</w:delText>
        </w:r>
      </w:del>
    </w:p>
    <w:p w14:paraId="7505394F" w14:textId="77777777" w:rsidR="0088417E" w:rsidDel="00DA3070" w:rsidRDefault="0088417E">
      <w:pPr>
        <w:pStyle w:val="Tabladeilustraciones"/>
        <w:tabs>
          <w:tab w:val="right" w:leader="dot" w:pos="9061"/>
        </w:tabs>
        <w:rPr>
          <w:del w:id="1144" w:author="rocio romero panero" w:date="2017-02-28T13:59:00Z"/>
          <w:rFonts w:asciiTheme="minorHAnsi" w:eastAsiaTheme="minorEastAsia" w:hAnsiTheme="minorHAnsi"/>
          <w:noProof/>
          <w:sz w:val="22"/>
          <w:lang w:val="en-GB" w:eastAsia="en-GB"/>
        </w:rPr>
      </w:pPr>
      <w:del w:id="1145" w:author="rocio romero panero" w:date="2017-02-28T13:59:00Z">
        <w:r w:rsidRPr="00DA3070" w:rsidDel="00DA3070">
          <w:rPr>
            <w:noProof/>
            <w:rPrChange w:id="1146" w:author="rocio romero panero" w:date="2017-02-28T13:59:00Z">
              <w:rPr>
                <w:rStyle w:val="Hipervnculo"/>
                <w:noProof/>
              </w:rPr>
            </w:rPrChange>
          </w:rPr>
          <w:delText>Figura  70. AudioTrimmer: Paso 3</w:delText>
        </w:r>
        <w:r w:rsidDel="00DA3070">
          <w:rPr>
            <w:noProof/>
            <w:webHidden/>
          </w:rPr>
          <w:tab/>
        </w:r>
        <w:r w:rsidR="00982F03" w:rsidDel="00DA3070">
          <w:rPr>
            <w:noProof/>
            <w:webHidden/>
          </w:rPr>
          <w:delText>56</w:delText>
        </w:r>
      </w:del>
    </w:p>
    <w:p w14:paraId="647480CF" w14:textId="77777777" w:rsidR="0088417E" w:rsidDel="00DA3070" w:rsidRDefault="0088417E">
      <w:pPr>
        <w:pStyle w:val="Tabladeilustraciones"/>
        <w:tabs>
          <w:tab w:val="right" w:leader="dot" w:pos="9061"/>
        </w:tabs>
        <w:rPr>
          <w:del w:id="1147" w:author="rocio romero panero" w:date="2017-02-28T13:59:00Z"/>
          <w:rFonts w:asciiTheme="minorHAnsi" w:eastAsiaTheme="minorEastAsia" w:hAnsiTheme="minorHAnsi"/>
          <w:noProof/>
          <w:sz w:val="22"/>
          <w:lang w:val="en-GB" w:eastAsia="en-GB"/>
        </w:rPr>
      </w:pPr>
      <w:del w:id="1148" w:author="rocio romero panero" w:date="2017-02-28T13:59:00Z">
        <w:r w:rsidRPr="00DA3070" w:rsidDel="00DA3070">
          <w:rPr>
            <w:noProof/>
            <w:rPrChange w:id="1149" w:author="rocio romero panero" w:date="2017-02-28T13:59:00Z">
              <w:rPr>
                <w:rStyle w:val="Hipervnculo"/>
                <w:noProof/>
              </w:rPr>
            </w:rPrChange>
          </w:rPr>
          <w:delText>Figura  71. AudioTrimmer: Paso 4</w:delText>
        </w:r>
        <w:r w:rsidDel="00DA3070">
          <w:rPr>
            <w:noProof/>
            <w:webHidden/>
          </w:rPr>
          <w:tab/>
        </w:r>
        <w:r w:rsidR="00982F03" w:rsidDel="00DA3070">
          <w:rPr>
            <w:noProof/>
            <w:webHidden/>
          </w:rPr>
          <w:delText>57</w:delText>
        </w:r>
      </w:del>
    </w:p>
    <w:p w14:paraId="647E81CE" w14:textId="77777777" w:rsidR="0088417E" w:rsidDel="00DA3070" w:rsidRDefault="0088417E">
      <w:pPr>
        <w:pStyle w:val="Tabladeilustraciones"/>
        <w:tabs>
          <w:tab w:val="right" w:leader="dot" w:pos="9061"/>
        </w:tabs>
        <w:rPr>
          <w:del w:id="1150" w:author="rocio romero panero" w:date="2017-02-28T13:59:00Z"/>
          <w:rFonts w:asciiTheme="minorHAnsi" w:eastAsiaTheme="minorEastAsia" w:hAnsiTheme="minorHAnsi"/>
          <w:noProof/>
          <w:sz w:val="22"/>
          <w:lang w:val="en-GB" w:eastAsia="en-GB"/>
        </w:rPr>
      </w:pPr>
      <w:del w:id="1151" w:author="rocio romero panero" w:date="2017-02-28T13:59:00Z">
        <w:r w:rsidRPr="00DA3070" w:rsidDel="00DA3070">
          <w:rPr>
            <w:noProof/>
            <w:rPrChange w:id="1152" w:author="rocio romero panero" w:date="2017-02-28T13:59:00Z">
              <w:rPr>
                <w:rStyle w:val="Hipervnculo"/>
                <w:noProof/>
              </w:rPr>
            </w:rPrChange>
          </w:rPr>
          <w:delText>Figura  72. AudioTrimmer: Paso 5</w:delText>
        </w:r>
        <w:r w:rsidDel="00DA3070">
          <w:rPr>
            <w:noProof/>
            <w:webHidden/>
          </w:rPr>
          <w:tab/>
        </w:r>
        <w:r w:rsidR="00982F03" w:rsidDel="00DA3070">
          <w:rPr>
            <w:noProof/>
            <w:webHidden/>
          </w:rPr>
          <w:delText>57</w:delText>
        </w:r>
      </w:del>
    </w:p>
    <w:p w14:paraId="6446984C" w14:textId="77777777" w:rsidR="0088417E" w:rsidDel="00DA3070" w:rsidRDefault="0088417E">
      <w:pPr>
        <w:pStyle w:val="Tabladeilustraciones"/>
        <w:tabs>
          <w:tab w:val="right" w:leader="dot" w:pos="9061"/>
        </w:tabs>
        <w:rPr>
          <w:del w:id="1153" w:author="rocio romero panero" w:date="2017-02-28T13:59:00Z"/>
          <w:rFonts w:asciiTheme="minorHAnsi" w:eastAsiaTheme="minorEastAsia" w:hAnsiTheme="minorHAnsi"/>
          <w:noProof/>
          <w:sz w:val="22"/>
          <w:lang w:val="en-GB" w:eastAsia="en-GB"/>
        </w:rPr>
      </w:pPr>
      <w:del w:id="1154" w:author="rocio romero panero" w:date="2017-02-28T13:59:00Z">
        <w:r w:rsidRPr="00DA3070" w:rsidDel="00DA3070">
          <w:rPr>
            <w:noProof/>
            <w:rPrChange w:id="1155" w:author="rocio romero panero" w:date="2017-02-28T13:59:00Z">
              <w:rPr>
                <w:rStyle w:val="Hipervnculo"/>
                <w:noProof/>
              </w:rPr>
            </w:rPrChange>
          </w:rPr>
          <w:delText>Figura  73. Ejemplo de audios en ELLLO</w:delText>
        </w:r>
        <w:r w:rsidDel="00DA3070">
          <w:rPr>
            <w:noProof/>
            <w:webHidden/>
          </w:rPr>
          <w:tab/>
        </w:r>
        <w:r w:rsidR="00982F03" w:rsidDel="00DA3070">
          <w:rPr>
            <w:noProof/>
            <w:webHidden/>
          </w:rPr>
          <w:delText>59</w:delText>
        </w:r>
      </w:del>
    </w:p>
    <w:p w14:paraId="034D7AFF" w14:textId="77777777" w:rsidR="0088417E" w:rsidDel="00DA3070" w:rsidRDefault="0088417E">
      <w:pPr>
        <w:pStyle w:val="Tabladeilustraciones"/>
        <w:tabs>
          <w:tab w:val="right" w:leader="dot" w:pos="9061"/>
        </w:tabs>
        <w:rPr>
          <w:del w:id="1156" w:author="rocio romero panero" w:date="2017-02-28T13:59:00Z"/>
          <w:rFonts w:asciiTheme="minorHAnsi" w:eastAsiaTheme="minorEastAsia" w:hAnsiTheme="minorHAnsi"/>
          <w:noProof/>
          <w:sz w:val="22"/>
          <w:lang w:val="en-GB" w:eastAsia="en-GB"/>
        </w:rPr>
      </w:pPr>
      <w:del w:id="1157" w:author="rocio romero panero" w:date="2017-02-28T13:59:00Z">
        <w:r w:rsidRPr="00DA3070" w:rsidDel="00DA3070">
          <w:rPr>
            <w:noProof/>
            <w:rPrChange w:id="1158" w:author="rocio romero panero" w:date="2017-02-28T13:59:00Z">
              <w:rPr>
                <w:rStyle w:val="Hipervnculo"/>
                <w:noProof/>
              </w:rPr>
            </w:rPrChange>
          </w:rPr>
          <w:delText>Figura  74. Descarga de audio en ELLLO (1)</w:delText>
        </w:r>
        <w:r w:rsidDel="00DA3070">
          <w:rPr>
            <w:noProof/>
            <w:webHidden/>
          </w:rPr>
          <w:tab/>
        </w:r>
        <w:r w:rsidR="00982F03" w:rsidDel="00DA3070">
          <w:rPr>
            <w:noProof/>
            <w:webHidden/>
          </w:rPr>
          <w:delText>60</w:delText>
        </w:r>
      </w:del>
    </w:p>
    <w:p w14:paraId="4E7444E1" w14:textId="77777777" w:rsidR="0088417E" w:rsidDel="00DA3070" w:rsidRDefault="0088417E">
      <w:pPr>
        <w:pStyle w:val="Tabladeilustraciones"/>
        <w:tabs>
          <w:tab w:val="right" w:leader="dot" w:pos="9061"/>
        </w:tabs>
        <w:rPr>
          <w:del w:id="1159" w:author="rocio romero panero" w:date="2017-02-28T13:59:00Z"/>
          <w:rFonts w:asciiTheme="minorHAnsi" w:eastAsiaTheme="minorEastAsia" w:hAnsiTheme="minorHAnsi"/>
          <w:noProof/>
          <w:sz w:val="22"/>
          <w:lang w:val="en-GB" w:eastAsia="en-GB"/>
        </w:rPr>
      </w:pPr>
      <w:del w:id="1160" w:author="rocio romero panero" w:date="2017-02-28T13:59:00Z">
        <w:r w:rsidRPr="00DA3070" w:rsidDel="00DA3070">
          <w:rPr>
            <w:noProof/>
            <w:rPrChange w:id="1161" w:author="rocio romero panero" w:date="2017-02-28T13:59:00Z">
              <w:rPr>
                <w:rStyle w:val="Hipervnculo"/>
                <w:noProof/>
              </w:rPr>
            </w:rPrChange>
          </w:rPr>
          <w:delText>Figura  75. Descarga de audio en ELLLO (2)</w:delText>
        </w:r>
        <w:r w:rsidDel="00DA3070">
          <w:rPr>
            <w:noProof/>
            <w:webHidden/>
          </w:rPr>
          <w:tab/>
        </w:r>
        <w:r w:rsidR="00982F03" w:rsidDel="00DA3070">
          <w:rPr>
            <w:noProof/>
            <w:webHidden/>
          </w:rPr>
          <w:delText>60</w:delText>
        </w:r>
      </w:del>
    </w:p>
    <w:p w14:paraId="5D834714" w14:textId="77777777" w:rsidR="0088417E" w:rsidDel="00DA3070" w:rsidRDefault="0088417E">
      <w:pPr>
        <w:pStyle w:val="Tabladeilustraciones"/>
        <w:tabs>
          <w:tab w:val="right" w:leader="dot" w:pos="9061"/>
        </w:tabs>
        <w:rPr>
          <w:del w:id="1162" w:author="rocio romero panero" w:date="2017-02-28T13:59:00Z"/>
          <w:rFonts w:asciiTheme="minorHAnsi" w:eastAsiaTheme="minorEastAsia" w:hAnsiTheme="minorHAnsi"/>
          <w:noProof/>
          <w:sz w:val="22"/>
          <w:lang w:val="en-GB" w:eastAsia="en-GB"/>
        </w:rPr>
      </w:pPr>
      <w:del w:id="1163" w:author="rocio romero panero" w:date="2017-02-28T13:59:00Z">
        <w:r w:rsidRPr="00DA3070" w:rsidDel="00DA3070">
          <w:rPr>
            <w:noProof/>
            <w:rPrChange w:id="1164" w:author="rocio romero panero" w:date="2017-02-28T13:59:00Z">
              <w:rPr>
                <w:rStyle w:val="Hipervnculo"/>
                <w:noProof/>
              </w:rPr>
            </w:rPrChange>
          </w:rPr>
          <w:delText>Figura  76. Descarga de audio en ELLLO (3)</w:delText>
        </w:r>
        <w:r w:rsidDel="00DA3070">
          <w:rPr>
            <w:noProof/>
            <w:webHidden/>
          </w:rPr>
          <w:tab/>
        </w:r>
        <w:r w:rsidR="00982F03" w:rsidDel="00DA3070">
          <w:rPr>
            <w:noProof/>
            <w:webHidden/>
          </w:rPr>
          <w:delText>61</w:delText>
        </w:r>
      </w:del>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7EC6C1F9" w14:textId="2C01DB2B" w:rsidR="0010353C" w:rsidRPr="00E0010D" w:rsidRDefault="00AB0C97" w:rsidP="00E0010D">
      <w:pPr>
        <w:pStyle w:val="Ttulo1sinnmero"/>
        <w:rPr>
          <w:lang w:val="en-GB"/>
        </w:rPr>
      </w:pPr>
      <w:bookmarkStart w:id="1165" w:name="_Toc476053683"/>
      <w:r w:rsidRPr="00E0010D">
        <w:rPr>
          <w:lang w:val="en-GB"/>
        </w:rPr>
        <w:lastRenderedPageBreak/>
        <w:t>Lista de acrónimos</w:t>
      </w:r>
      <w:bookmarkEnd w:id="1165"/>
    </w:p>
    <w:p w14:paraId="72350FA0" w14:textId="179F2B31" w:rsidR="00E0010D" w:rsidRDefault="00E0010D" w:rsidP="00E0010D">
      <w:pPr>
        <w:pStyle w:val="Portada"/>
        <w:rPr>
          <w:lang w:val="en-US"/>
        </w:rPr>
      </w:pPr>
      <w:r>
        <w:rPr>
          <w:lang w:val="en-US"/>
        </w:rPr>
        <w:t>MALL (Mobile-Assisted Learning Language)</w:t>
      </w:r>
    </w:p>
    <w:p w14:paraId="5048B06C" w14:textId="54DA757E" w:rsidR="00E0010D" w:rsidRDefault="00E0010D" w:rsidP="00E0010D">
      <w:pPr>
        <w:pStyle w:val="Portada"/>
        <w:rPr>
          <w:lang w:val="en-US"/>
        </w:rPr>
      </w:pPr>
      <w:r>
        <w:rPr>
          <w:lang w:val="en-US"/>
        </w:rPr>
        <w:t>HTML (HyperText Markup Language)</w:t>
      </w:r>
    </w:p>
    <w:p w14:paraId="15B7B9C5" w14:textId="79DDBD8E" w:rsidR="00E0010D" w:rsidRPr="00A52057" w:rsidRDefault="00E0010D" w:rsidP="00E0010D">
      <w:pPr>
        <w:pStyle w:val="Portada"/>
        <w:rPr>
          <w:lang w:val="en-GB"/>
        </w:rPr>
      </w:pPr>
      <w:r w:rsidRPr="00A52057">
        <w:rPr>
          <w:lang w:val="en-GB"/>
        </w:rPr>
        <w:t>CSS (Cascading Style Sheets)</w:t>
      </w:r>
    </w:p>
    <w:p w14:paraId="445E89EA" w14:textId="4ABDF1D6" w:rsidR="00E0010D" w:rsidRDefault="00E0010D" w:rsidP="00E0010D">
      <w:pPr>
        <w:pStyle w:val="Portada"/>
      </w:pPr>
      <w:r w:rsidRPr="00E0010D">
        <w:t>DNI (Documento Nacional de Identidad)</w:t>
      </w:r>
    </w:p>
    <w:p w14:paraId="47304F08" w14:textId="056992C5" w:rsidR="0007727F" w:rsidRPr="0007727F" w:rsidRDefault="0007727F" w:rsidP="00E0010D">
      <w:pPr>
        <w:pStyle w:val="Portada"/>
        <w:rPr>
          <w:lang w:val="en-GB"/>
        </w:rPr>
      </w:pPr>
      <w:r w:rsidRPr="0007727F">
        <w:rPr>
          <w:lang w:val="en-GB"/>
        </w:rPr>
        <w:t>SQL (Structured Query Language)</w:t>
      </w:r>
    </w:p>
    <w:p w14:paraId="2354C07F" w14:textId="1BEF7372" w:rsidR="0007727F" w:rsidRPr="0007727F" w:rsidRDefault="0007727F" w:rsidP="00E0010D">
      <w:pPr>
        <w:pStyle w:val="Portada"/>
        <w:rPr>
          <w:lang w:val="en-GB"/>
        </w:rPr>
      </w:pPr>
      <w:r w:rsidRPr="0007727F">
        <w:rPr>
          <w:lang w:val="en-GB"/>
        </w:rPr>
        <w:t>DB (Data Base)</w:t>
      </w:r>
    </w:p>
    <w:p w14:paraId="767259E4" w14:textId="195940E2" w:rsidR="0007727F" w:rsidRDefault="006A08B2" w:rsidP="00E0010D">
      <w:pPr>
        <w:pStyle w:val="Portada"/>
        <w:rPr>
          <w:lang w:val="en-GB"/>
        </w:rPr>
      </w:pPr>
      <w:r>
        <w:rPr>
          <w:lang w:val="en-GB"/>
        </w:rPr>
        <w:t>JS (JavaScript)</w:t>
      </w:r>
    </w:p>
    <w:p w14:paraId="1916C391" w14:textId="23988095" w:rsidR="006A08B2" w:rsidRDefault="006A08B2" w:rsidP="00E0010D">
      <w:pPr>
        <w:pStyle w:val="Portada"/>
        <w:rPr>
          <w:lang w:val="en-GB"/>
        </w:rPr>
      </w:pPr>
      <w:r>
        <w:rPr>
          <w:lang w:val="en-GB"/>
        </w:rPr>
        <w:t>JSON (JavaScript Object Notation)</w:t>
      </w:r>
    </w:p>
    <w:p w14:paraId="2A1931CE" w14:textId="22708B89" w:rsidR="006A08B2" w:rsidRDefault="00E76428" w:rsidP="00E0010D">
      <w:pPr>
        <w:pStyle w:val="Portada"/>
        <w:rPr>
          <w:lang w:val="en-GB"/>
        </w:rPr>
      </w:pPr>
      <w:r>
        <w:rPr>
          <w:lang w:val="en-GB"/>
        </w:rPr>
        <w:t>APK (Android Application Package)</w:t>
      </w:r>
    </w:p>
    <w:p w14:paraId="433CE2D7" w14:textId="06113C59" w:rsidR="00CD014F" w:rsidRDefault="00CD014F" w:rsidP="00E0010D">
      <w:pPr>
        <w:pStyle w:val="Portada"/>
        <w:rPr>
          <w:lang w:val="en-GB"/>
        </w:rPr>
      </w:pPr>
      <w:r>
        <w:rPr>
          <w:lang w:val="en-GB"/>
        </w:rPr>
        <w:t>TOEIC (Test of English for International Communication)</w:t>
      </w:r>
    </w:p>
    <w:p w14:paraId="1FCFBC48" w14:textId="0D07E7AC" w:rsidR="00E04FF8" w:rsidRDefault="00E04FF8" w:rsidP="00E0010D">
      <w:pPr>
        <w:pStyle w:val="Portada"/>
        <w:rPr>
          <w:lang w:val="en-GB"/>
        </w:rPr>
      </w:pPr>
      <w:r>
        <w:rPr>
          <w:lang w:val="en-GB"/>
        </w:rPr>
        <w:t>URL (Uniform Resource Locator)</w:t>
      </w:r>
    </w:p>
    <w:p w14:paraId="4E31C16A" w14:textId="65D5E8A1" w:rsidR="0059155D" w:rsidRDefault="0059155D" w:rsidP="00E0010D">
      <w:pPr>
        <w:pStyle w:val="Portada"/>
        <w:rPr>
          <w:lang w:val="en-GB"/>
        </w:rPr>
      </w:pPr>
      <w:r>
        <w:rPr>
          <w:lang w:val="en-GB"/>
        </w:rPr>
        <w:t>ELLLO (English Language Listening Lab Online)</w:t>
      </w:r>
    </w:p>
    <w:p w14:paraId="11D72774" w14:textId="77777777" w:rsidR="00CD014F" w:rsidRPr="0007727F" w:rsidRDefault="00CD014F" w:rsidP="00E0010D">
      <w:pPr>
        <w:pStyle w:val="Portada"/>
        <w:rPr>
          <w:lang w:val="en-GB"/>
        </w:rPr>
      </w:pPr>
    </w:p>
    <w:p w14:paraId="69F771ED" w14:textId="77777777" w:rsidR="00E0010D" w:rsidRPr="0007727F" w:rsidRDefault="00E0010D" w:rsidP="00E0010D">
      <w:pPr>
        <w:pStyle w:val="Portada"/>
        <w:rPr>
          <w:lang w:val="en-GB"/>
        </w:rPr>
      </w:pPr>
    </w:p>
    <w:p w14:paraId="5BDA3C9C" w14:textId="2B426409" w:rsidR="00E0010D" w:rsidRPr="0007727F" w:rsidRDefault="00E0010D" w:rsidP="00E0010D">
      <w:pPr>
        <w:pStyle w:val="Portada"/>
        <w:rPr>
          <w:lang w:val="en-GB"/>
        </w:rPr>
        <w:sectPr w:rsidR="00E0010D" w:rsidRPr="0007727F"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1166" w:name="_Toc414096813"/>
      <w:bookmarkStart w:id="1167" w:name="_Toc476053684"/>
      <w:r w:rsidRPr="005A34CA">
        <w:lastRenderedPageBreak/>
        <w:t>Introducción y objetivos</w:t>
      </w:r>
      <w:bookmarkEnd w:id="1166"/>
      <w:bookmarkEnd w:id="1167"/>
    </w:p>
    <w:p w14:paraId="614E273F" w14:textId="0A0DFB9F" w:rsidR="00B62EC5" w:rsidRDefault="00B62EC5" w:rsidP="00B62EC5">
      <w:pPr>
        <w:pStyle w:val="Ttulo2"/>
      </w:pPr>
      <w:bookmarkStart w:id="1168" w:name="_Toc476053685"/>
      <w:r>
        <w:t>Marco y motivación del proyecto</w:t>
      </w:r>
      <w:bookmarkEnd w:id="1168"/>
    </w:p>
    <w:p w14:paraId="5CE6BAD5" w14:textId="34C957C2" w:rsidR="006C4FE8" w:rsidRDefault="00042EA3" w:rsidP="006C4FE8">
      <w:r>
        <w:t>Para poder finalizar el grado en</w:t>
      </w:r>
      <w:r w:rsidR="0099046E">
        <w:t xml:space="preserve"> la</w:t>
      </w:r>
      <w:r>
        <w:t xml:space="preserve"> </w:t>
      </w:r>
      <w:r w:rsidR="0099046E">
        <w:t>ETSIST</w:t>
      </w:r>
      <w:r w:rsidR="000325A6">
        <w:rPr>
          <w:rStyle w:val="Refdecomentario"/>
        </w:rPr>
        <w:commentReference w:id="1169"/>
      </w:r>
      <w:r w:rsidR="0099046E">
        <w:t xml:space="preserve"> </w:t>
      </w:r>
      <w:r>
        <w:t>actualmente es necesario obtener el título B2 de inglés. Para ello, la escuela ofrece</w:t>
      </w:r>
      <w:r w:rsidR="007C6291">
        <w:t xml:space="preserve"> convocatorias para</w:t>
      </w:r>
      <w:r>
        <w:t xml:space="preserve"> </w:t>
      </w:r>
      <w:r w:rsidR="00383064">
        <w:t xml:space="preserve">la realización de </w:t>
      </w:r>
      <w:r>
        <w:t xml:space="preserve">exámenes </w:t>
      </w:r>
      <w:r w:rsidR="007C6291">
        <w:t>de la prueba</w:t>
      </w:r>
      <w:r>
        <w:t xml:space="preserve"> TOEIC, que incluye ejercicios de </w:t>
      </w:r>
      <w:r w:rsidR="00A541FE">
        <w:t>R</w:t>
      </w:r>
      <w:r>
        <w:t>eading, gramática</w:t>
      </w:r>
      <w:r w:rsidR="007C6291">
        <w:t>, vocabulario</w:t>
      </w:r>
      <w:r>
        <w:t xml:space="preserve"> y </w:t>
      </w:r>
      <w:r w:rsidR="00A541FE">
        <w:t>L</w:t>
      </w:r>
      <w:r>
        <w:t xml:space="preserve">istening. </w:t>
      </w:r>
      <w:r w:rsidR="006C4FE8">
        <w:t>De esta manera, se evalúan las habilidades de comprensión tanto lectora como auditiva del alumno en el inglés.</w:t>
      </w:r>
    </w:p>
    <w:p w14:paraId="619B32FE" w14:textId="337B8E62" w:rsidR="00042EA3" w:rsidRDefault="00D175EF" w:rsidP="00042EA3">
      <w:r>
        <w:t>La prueba se compone de dos partes:</w:t>
      </w:r>
    </w:p>
    <w:p w14:paraId="4F455FDD" w14:textId="6F505585" w:rsidR="00D175EF" w:rsidRDefault="005541D9" w:rsidP="00D175EF">
      <w:pPr>
        <w:pStyle w:val="Prrafodelista"/>
        <w:numPr>
          <w:ilvl w:val="0"/>
          <w:numId w:val="38"/>
        </w:numPr>
      </w:pPr>
      <w:r>
        <w:t>Parte de Listening, con 4 secciones diferentes:</w:t>
      </w:r>
    </w:p>
    <w:p w14:paraId="48869D60" w14:textId="30848834" w:rsidR="005541D9" w:rsidRDefault="005541D9" w:rsidP="005541D9">
      <w:pPr>
        <w:pStyle w:val="Prrafodelista"/>
        <w:numPr>
          <w:ilvl w:val="1"/>
          <w:numId w:val="38"/>
        </w:numPr>
      </w:pPr>
      <w:r>
        <w:t>Fotografías: 10 preguntas en las que tendremos 1 fotografía y un audio, en el que se darán 4 posibles descripciones a la imagen y que tendremos que elegir la opción que mejor describa la situación que observamos en la fotografía. El contenido del audio no estará transcrito en texto.</w:t>
      </w:r>
    </w:p>
    <w:p w14:paraId="382C498E" w14:textId="03157AD2" w:rsidR="005541D9" w:rsidRDefault="005541D9" w:rsidP="005541D9">
      <w:pPr>
        <w:pStyle w:val="Prrafodelista"/>
        <w:numPr>
          <w:ilvl w:val="1"/>
          <w:numId w:val="38"/>
        </w:numPr>
      </w:pPr>
      <w:r>
        <w:t>Preguntas-Respuestas: 30 ejercicios en las que oiremos una pregunta y 4 posibles respuestas a la pregunta, que no estarán transcritas en el papel.</w:t>
      </w:r>
    </w:p>
    <w:p w14:paraId="4B463334" w14:textId="1A15CA0C" w:rsidR="005541D9" w:rsidRDefault="005541D9" w:rsidP="005541D9">
      <w:pPr>
        <w:pStyle w:val="Prrafodelista"/>
        <w:numPr>
          <w:ilvl w:val="1"/>
          <w:numId w:val="38"/>
        </w:numPr>
      </w:pPr>
      <w:r>
        <w:t>Conversaciones cortas: 30 ejercicios en que se oirán conversaciones cortas entre 2 personas. Para cada audio se responderán 3 preguntas asociadas a la conversación. En este caso tendremos las preguntas y las respuestas escritas en texto.</w:t>
      </w:r>
    </w:p>
    <w:p w14:paraId="5B15656D" w14:textId="77777777" w:rsidR="00E53A87" w:rsidRDefault="005541D9" w:rsidP="00E53A87">
      <w:pPr>
        <w:pStyle w:val="Prrafodelista"/>
        <w:numPr>
          <w:ilvl w:val="1"/>
          <w:numId w:val="38"/>
        </w:numPr>
      </w:pPr>
      <w:r>
        <w:t>Monólogos cortos: 30 preguntas en las que oiremos un audio con 3 preguntas asociadas. En cada audio se oirá a una persona hablando sobre un tema, y dispondremos de las preguntas y las respuestas transcritas en el papel.</w:t>
      </w:r>
    </w:p>
    <w:p w14:paraId="2C7B7A60" w14:textId="50393D05" w:rsidR="00E53A87" w:rsidRDefault="00E53A87" w:rsidP="00E53A87">
      <w:pPr>
        <w:pStyle w:val="Prrafodelista"/>
        <w:numPr>
          <w:ilvl w:val="0"/>
          <w:numId w:val="38"/>
        </w:numPr>
      </w:pPr>
      <w:r>
        <w:t>Parte de Reading, con 3 secciones:</w:t>
      </w:r>
    </w:p>
    <w:p w14:paraId="6379BC4A" w14:textId="38BA76B1" w:rsidR="00E53A87" w:rsidRDefault="00E53A87" w:rsidP="00E53A87">
      <w:pPr>
        <w:pStyle w:val="Prrafodelista"/>
        <w:numPr>
          <w:ilvl w:val="1"/>
          <w:numId w:val="38"/>
        </w:numPr>
      </w:pPr>
      <w:r>
        <w:t>Oraciones incompletas: 40 ejercicios en que tendremos diferentes oraciones con huecos que tendremos que rellenar dadas 4 posibles respuestas.</w:t>
      </w:r>
    </w:p>
    <w:p w14:paraId="3EE6D65D" w14:textId="43C4265B" w:rsidR="00E53A87" w:rsidRDefault="00A032B2" w:rsidP="00E53A87">
      <w:pPr>
        <w:pStyle w:val="Prrafodelista"/>
        <w:numPr>
          <w:ilvl w:val="1"/>
          <w:numId w:val="38"/>
        </w:numPr>
      </w:pPr>
      <w:r>
        <w:t>Completar texto: 12 ejercicios en los que tendremos textos con partes incompletas, teniendo 4 posibles opciones a dichas partes incompletas que tendremos que seleccionar.</w:t>
      </w:r>
    </w:p>
    <w:p w14:paraId="17D0E3E9" w14:textId="33A658F7" w:rsidR="00A032B2" w:rsidRDefault="00A032B2" w:rsidP="00E53A87">
      <w:pPr>
        <w:pStyle w:val="Prrafodelista"/>
        <w:numPr>
          <w:ilvl w:val="1"/>
          <w:numId w:val="38"/>
        </w:numPr>
      </w:pPr>
      <w:r>
        <w:t>Comprensión lectora: Tendremos por un lado 28 ejercicios con un texto simple, y por otro lado 20 ejercicios con 2 textos relacionados. Para cada texto o conjunto de textos tendremos preguntas y 4 posibles respuestas para cada pregunta.</w:t>
      </w:r>
    </w:p>
    <w:p w14:paraId="6C427737" w14:textId="49C511EB" w:rsidR="00B62EC5" w:rsidRPr="00B62EC5" w:rsidRDefault="00FD73A7" w:rsidP="00B62EC5">
      <w:r>
        <w:t>Previamente</w:t>
      </w:r>
      <w:r w:rsidR="003039DD">
        <w:t>,</w:t>
      </w:r>
      <w:r w:rsidR="00D8471F">
        <w:t xml:space="preserve"> </w:t>
      </w:r>
      <w:r w:rsidR="0099046E">
        <w:t>en un</w:t>
      </w:r>
      <w:r w:rsidR="000325A6">
        <w:t xml:space="preserve"> PFG anterior</w:t>
      </w:r>
      <w:r w:rsidR="003039DD">
        <w:t>,</w:t>
      </w:r>
      <w:r w:rsidR="00D8471F">
        <w:t xml:space="preserve"> se desarrolló la aplicación UP2B2, que incluía ejercicios de gramática, vocabulario y verbos. Debido a que el examen ofrecido por la escuela también evalúa ejercicios de tipo Listening, nos encontramos con una clara necesidad de </w:t>
      </w:r>
      <w:r w:rsidR="00A06BFD">
        <w:t>realizar una ampliación de la plataforma para así ofrecer al alumnado más herramientas para practicar</w:t>
      </w:r>
      <w:r w:rsidR="00B55AFC">
        <w:t xml:space="preserve"> y desarrollar</w:t>
      </w:r>
      <w:r w:rsidR="00A06BFD">
        <w:t xml:space="preserve"> estas habilidades y</w:t>
      </w:r>
      <w:r w:rsidR="001C74D4">
        <w:t xml:space="preserve"> así</w:t>
      </w:r>
      <w:r w:rsidR="00A06BFD">
        <w:t xml:space="preserve"> poder afrontar positivamente el examen. </w:t>
      </w:r>
      <w:r w:rsidR="00DB09A5">
        <w:t>De esta manera</w:t>
      </w:r>
      <w:r w:rsidR="003039DD">
        <w:t xml:space="preserve">, </w:t>
      </w:r>
      <w:r w:rsidR="003039DD">
        <w:lastRenderedPageBreak/>
        <w:t>surge el presente PFG, con la intención de estudiar las posibilidades ofrecidas por las tecnologías actuales para la implantación de ejercicios tanto con imágenes como con audios.</w:t>
      </w:r>
    </w:p>
    <w:p w14:paraId="48D65380" w14:textId="6EBC34AC" w:rsidR="00B62EC5" w:rsidRDefault="00B62EC5" w:rsidP="00B62EC5">
      <w:pPr>
        <w:pStyle w:val="Ttulo2"/>
      </w:pPr>
      <w:bookmarkStart w:id="1170" w:name="_Toc476053686"/>
      <w:r>
        <w:t xml:space="preserve">Objetivos </w:t>
      </w:r>
      <w:r w:rsidR="00530999">
        <w:t>del proyecto</w:t>
      </w:r>
      <w:bookmarkEnd w:id="1170"/>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5A952DB0" w14:textId="3FA56EE0" w:rsidR="00DB6E01" w:rsidRDefault="001C5270" w:rsidP="00DB6E01">
      <w:pPr>
        <w:pStyle w:val="Prrafodelista"/>
        <w:numPr>
          <w:ilvl w:val="0"/>
          <w:numId w:val="8"/>
        </w:numPr>
      </w:pPr>
      <w:r>
        <w:t xml:space="preserve">Continuación del desarrollo de la aplicación </w:t>
      </w:r>
      <w:r w:rsidR="00593680">
        <w:t>UP2B2</w:t>
      </w:r>
      <w:r>
        <w:t xml:space="preserve"> añadiendo ejercicios </w:t>
      </w:r>
      <w:r w:rsidR="00290341">
        <w:t>tanto con imágenes como con</w:t>
      </w:r>
      <w:r>
        <w:t xml:space="preserve"> audio</w:t>
      </w:r>
      <w:r w:rsidR="00290341">
        <w:t>s</w:t>
      </w:r>
      <w:r w:rsidR="00DB6E01">
        <w:t>.</w:t>
      </w:r>
    </w:p>
    <w:p w14:paraId="4E68CD0B" w14:textId="61B84714" w:rsidR="001C5270" w:rsidRDefault="001C5270" w:rsidP="00604CA6">
      <w:pPr>
        <w:pStyle w:val="Prrafodelista"/>
        <w:numPr>
          <w:ilvl w:val="0"/>
          <w:numId w:val="8"/>
        </w:numPr>
      </w:pPr>
      <w:r>
        <w:t>Aprendizaje de tecnologías basadas en Javascript</w:t>
      </w:r>
      <w:r w:rsidR="00585D1E">
        <w:t>,</w:t>
      </w:r>
      <w:r>
        <w:t xml:space="preserve"> como son </w:t>
      </w:r>
      <w:r w:rsidR="007F1B82">
        <w:t xml:space="preserve">Ionic junto con </w:t>
      </w:r>
      <w:r>
        <w:t>AngularJS y Node</w:t>
      </w:r>
      <w:r w:rsidR="007F1B82">
        <w:t>.</w:t>
      </w:r>
      <w:r>
        <w:t xml:space="preserve">JS, </w:t>
      </w:r>
      <w:r w:rsidR="00585D1E">
        <w:t xml:space="preserve">HTML5, CSS3, </w:t>
      </w:r>
      <w:r>
        <w:t>además de bases de datos no SQL como MongoDB.</w:t>
      </w:r>
    </w:p>
    <w:p w14:paraId="04961687" w14:textId="601D56CA" w:rsidR="00213AFB" w:rsidRPr="00D21EA5" w:rsidRDefault="007F1B82" w:rsidP="00213AFB">
      <w:pPr>
        <w:pStyle w:val="Prrafodelista"/>
        <w:numPr>
          <w:ilvl w:val="0"/>
          <w:numId w:val="8"/>
        </w:numPr>
      </w:pPr>
      <w:r>
        <w:t>Estudio de la implementación</w:t>
      </w:r>
      <w:r w:rsidR="005C44A3">
        <w:t xml:space="preserve"> de</w:t>
      </w:r>
      <w:r>
        <w:t xml:space="preserve"> una plataforma con imágenes y audios en Ionic y Node.JS.</w:t>
      </w:r>
      <w:bookmarkStart w:id="1171" w:name="_Toc414096816"/>
    </w:p>
    <w:p w14:paraId="0CEAE807" w14:textId="77777777" w:rsidR="007E44CF" w:rsidRPr="001E42BB" w:rsidRDefault="007E44CF" w:rsidP="007E44CF">
      <w:pPr>
        <w:pStyle w:val="Ttulo2"/>
      </w:pPr>
      <w:bookmarkStart w:id="1172" w:name="_Toc476053687"/>
      <w:r>
        <w:t>Organización del resto de la memoria</w:t>
      </w:r>
      <w:bookmarkEnd w:id="1171"/>
      <w:bookmarkEnd w:id="1172"/>
    </w:p>
    <w:p w14:paraId="2AD403C0" w14:textId="48964468" w:rsidR="00AE2D2C" w:rsidRDefault="007E44CF" w:rsidP="00B62EC5">
      <w:r>
        <w:t>En los próximos ca</w:t>
      </w:r>
      <w:r w:rsidR="005D3233">
        <w:t>pítulos de la memoria se ofrece</w:t>
      </w:r>
      <w:r>
        <w:t xml:space="preserve"> información </w:t>
      </w:r>
      <w:r w:rsidR="005D3233">
        <w:t xml:space="preserve">por un lado del marco tecnológico en que se engloba el desarrollo del proyecto, específicamente de </w:t>
      </w:r>
      <w:r w:rsidR="00DD3EEE">
        <w:t>las metodologías MALL, Node.js</w:t>
      </w:r>
      <w:r w:rsidR="004C3027">
        <w:t>, Express.js, MongoDB, Ionic, AngularJS y Cordova. Por otro lado, respecto al diseño y desarrollo realizado, destacamos</w:t>
      </w:r>
      <w:r w:rsidR="001C3D1A">
        <w:t xml:space="preserve"> la estructura de la aplicación,</w:t>
      </w:r>
      <w:r w:rsidR="004C3027">
        <w:t xml:space="preserve"> los modelos de datos implementados en la base de datos, el software utilizado para la implementación, las medidas de seguridad desarrolladas y las funcionalidades de la aplicación, como son la autenticación, el área de administración, la realización de tests, el ranking, el perfil y la desconexión.</w:t>
      </w:r>
      <w:r w:rsidR="00D22C2B">
        <w:t xml:space="preserve"> Además, nos encontramos con un capítulo de resultados y discusión, en que analizamos los pasos seguidos para el desarrollo de la aplicación y los resultados obtenidos. Para finalizar, tenemos un capítulo de conclusión y trabajo</w:t>
      </w:r>
      <w:r w:rsidR="000325A6">
        <w:t>s</w:t>
      </w:r>
      <w:r w:rsidR="00D22C2B">
        <w:t xml:space="preserve"> futuro</w:t>
      </w:r>
      <w:r w:rsidR="000325A6">
        <w:t>s</w:t>
      </w:r>
      <w:r w:rsidR="00D22C2B">
        <w:t xml:space="preserve"> en </w:t>
      </w:r>
      <w:r w:rsidR="000325A6">
        <w:t xml:space="preserve">el </w:t>
      </w:r>
      <w:r w:rsidR="00D22C2B">
        <w:t>que se ofrece</w:t>
      </w:r>
      <w:r w:rsidR="000325A6">
        <w:t>n</w:t>
      </w:r>
      <w:r w:rsidR="00D22C2B">
        <w:t xml:space="preserve"> </w:t>
      </w:r>
      <w:r w:rsidR="000325A6">
        <w:t xml:space="preserve">líneas </w:t>
      </w:r>
      <w:r w:rsidR="00D22C2B">
        <w:t>de continuación del trabajo realizado y conclusi</w:t>
      </w:r>
      <w:r w:rsidR="000325A6">
        <w:t>ones</w:t>
      </w:r>
      <w:r w:rsidR="00D22C2B">
        <w:t xml:space="preserve"> del desarrollo </w:t>
      </w:r>
      <w:r w:rsidR="000325A6">
        <w:t>realizado</w:t>
      </w:r>
      <w:r w:rsidR="00D22C2B">
        <w:t>.</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4"/>
          <w:headerReference w:type="default" r:id="rId15"/>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173" w:name="_Toc476053688"/>
      <w:r>
        <w:lastRenderedPageBreak/>
        <w:t>Marco tecnológico</w:t>
      </w:r>
      <w:bookmarkEnd w:id="1173"/>
    </w:p>
    <w:p w14:paraId="453D994E" w14:textId="5E606F04" w:rsidR="00530999" w:rsidRDefault="00530999" w:rsidP="00604CA6">
      <w:pPr>
        <w:pStyle w:val="Ttulo2"/>
      </w:pPr>
      <w:bookmarkStart w:id="1174" w:name="_Toc476053689"/>
      <w:r>
        <w:t>Introducción</w:t>
      </w:r>
      <w:bookmarkEnd w:id="1174"/>
    </w:p>
    <w:p w14:paraId="7B7AE0EF" w14:textId="77777777" w:rsidR="00530999" w:rsidRDefault="00530999" w:rsidP="00530999">
      <w:pPr>
        <w:pStyle w:val="Ttulo3"/>
      </w:pPr>
      <w:bookmarkStart w:id="1175" w:name="_Toc476053690"/>
      <w:r>
        <w:t>MALL</w:t>
      </w:r>
      <w:bookmarkEnd w:id="1175"/>
    </w:p>
    <w:p w14:paraId="5F71545A" w14:textId="5F9B16FD" w:rsidR="00975503" w:rsidRDefault="00975503" w:rsidP="00D54334">
      <w:r>
        <w:t>MALL, se define como “tecnologías móviles aplicadas al aprendizaje de un lenguaje, especialmente en situaciones donde el dispositivo ofrece especificaciones de portabilidad específicas”</w:t>
      </w:r>
      <w:sdt>
        <w:sdtPr>
          <w:id w:val="748466653"/>
          <w:citation/>
        </w:sdtPr>
        <w:sdtEndPr/>
        <w:sdtContent>
          <w:r w:rsidR="000C765A">
            <w:fldChar w:fldCharType="begin"/>
          </w:r>
          <w:r w:rsidR="000C765A">
            <w:instrText xml:space="preserve"> CITATION Kuk13 \l 3082 </w:instrText>
          </w:r>
          <w:r w:rsidR="000C765A">
            <w:fldChar w:fldCharType="separate"/>
          </w:r>
          <w:r w:rsidR="00CA2ADC">
            <w:rPr>
              <w:noProof/>
            </w:rPr>
            <w:t xml:space="preserve"> </w:t>
          </w:r>
          <w:r w:rsidR="00CA2ADC" w:rsidRPr="00CA2ADC">
            <w:rPr>
              <w:noProof/>
            </w:rPr>
            <w:t>[1]</w:t>
          </w:r>
          <w:r w:rsidR="000C765A">
            <w:fldChar w:fldCharType="end"/>
          </w:r>
        </w:sdtContent>
      </w:sdt>
      <w:r w:rsidR="00D439A6">
        <w:t xml:space="preserve">, </w:t>
      </w:r>
      <w:r>
        <w:t>e incluye todo tipos de dispositivos, desde reproductores MP3</w:t>
      </w:r>
      <w:r w:rsidR="00D439A6">
        <w:t xml:space="preserve"> o </w:t>
      </w:r>
      <w:r>
        <w:t xml:space="preserve">MP4 hasta ordenadores portátiles y </w:t>
      </w:r>
      <w:r w:rsidR="006C6190">
        <w:t>tabletas</w:t>
      </w:r>
      <w:r>
        <w:t xml:space="preserve">. </w:t>
      </w:r>
    </w:p>
    <w:p w14:paraId="7BFEBDA9" w14:textId="5143EE78" w:rsidR="00547C7C" w:rsidRDefault="00547C7C" w:rsidP="00D54334">
      <w:commentRangeStart w:id="1176"/>
      <w:r w:rsidRPr="00547C7C">
        <w:t>En</w:t>
      </w:r>
      <w:r w:rsidR="00C15CFE">
        <w:t xml:space="preserve"> </w:t>
      </w:r>
      <w:sdt>
        <w:sdtPr>
          <w:id w:val="-1715573655"/>
          <w:citation/>
        </w:sdtPr>
        <w:sdtEndPr/>
        <w:sdtContent>
          <w:r w:rsidR="00C15CFE">
            <w:fldChar w:fldCharType="begin"/>
          </w:r>
          <w:r w:rsidR="00C15CFE">
            <w:instrText xml:space="preserve"> CITATION Val15 \l 3082 </w:instrText>
          </w:r>
          <w:r w:rsidR="00C15CFE">
            <w:fldChar w:fldCharType="separate"/>
          </w:r>
          <w:r w:rsidR="00CA2ADC" w:rsidRPr="00CA2ADC">
            <w:rPr>
              <w:noProof/>
            </w:rPr>
            <w:t>[2]</w:t>
          </w:r>
          <w:r w:rsidR="00C15CFE">
            <w:fldChar w:fldCharType="end"/>
          </w:r>
        </w:sdtContent>
      </w:sdt>
      <w:r w:rsidR="00C15CFE">
        <w:t xml:space="preserve"> </w:t>
      </w:r>
      <w:r w:rsidRPr="00547C7C">
        <w:t xml:space="preserve">encontramos un estudio de las razones </w:t>
      </w:r>
      <w:r w:rsidR="0099046E">
        <w:t>que llevan al</w:t>
      </w:r>
      <w:r w:rsidRPr="00547C7C">
        <w:t xml:space="preserve"> uso de dispositivos m</w:t>
      </w:r>
      <w:r>
        <w:t>óviles para el aprendiza</w:t>
      </w:r>
      <w:r w:rsidR="0099046E">
        <w:t>je de un lenguaje, así como los mecanismos de implementación</w:t>
      </w:r>
      <w:commentRangeEnd w:id="1176"/>
      <w:r w:rsidR="000325A6">
        <w:rPr>
          <w:rStyle w:val="Refdecomentario"/>
        </w:rPr>
        <w:commentReference w:id="1176"/>
      </w:r>
      <w:r w:rsidR="0099046E">
        <w:t xml:space="preserve"> de estos</w:t>
      </w:r>
      <w:r>
        <w:t>.</w:t>
      </w:r>
      <w:r w:rsidR="00EF0CF2">
        <w:t xml:space="preserve"> </w:t>
      </w:r>
      <w:r>
        <w:t>Para que el estudio</w:t>
      </w:r>
      <w:r w:rsidR="00EF0CF2">
        <w:t xml:space="preserve"> de un lenguaje</w:t>
      </w:r>
      <w:r>
        <w:t xml:space="preserve"> sea exitoso, es necesario que el alumno tenga flexibilidad y poder de elección para </w:t>
      </w:r>
      <w:r w:rsidR="00B529EF">
        <w:t>así</w:t>
      </w:r>
      <w:r>
        <w:t xml:space="preserve"> dirigir su aprendizaje según sus necesidades.</w:t>
      </w:r>
      <w:r w:rsidR="00CC653B">
        <w:t xml:space="preserve"> Normalmente los alumnos consideran estas actividades más motivacionales que el tipo de aprendizaje clásico en un aula, pues pueden realizar las actividades que más les convenga en cada momento.</w:t>
      </w:r>
    </w:p>
    <w:p w14:paraId="7A899637" w14:textId="584887AB" w:rsidR="00CC653B" w:rsidRDefault="00CC653B" w:rsidP="00D54334">
      <w:r>
        <w:t xml:space="preserve">Respecto a cómo se experimenta el aprendizaje a través de dispositivos fuera de las clases, en un estudio </w:t>
      </w:r>
      <w:r w:rsidR="009E7938">
        <w:t xml:space="preserve">en </w:t>
      </w:r>
      <w:sdt>
        <w:sdtPr>
          <w:id w:val="-1532262169"/>
          <w:citation/>
        </w:sdtPr>
        <w:sdtEndPr/>
        <w:sdtContent>
          <w:r w:rsidR="009E7938">
            <w:fldChar w:fldCharType="begin"/>
          </w:r>
          <w:r w:rsidR="009E7938">
            <w:instrText xml:space="preserve"> CITATION Che10 \l 3082 </w:instrText>
          </w:r>
          <w:r w:rsidR="009E7938">
            <w:fldChar w:fldCharType="separate"/>
          </w:r>
          <w:r w:rsidR="00CA2ADC" w:rsidRPr="00CA2ADC">
            <w:rPr>
              <w:noProof/>
            </w:rPr>
            <w:t>[3]</w:t>
          </w:r>
          <w:r w:rsidR="009E7938">
            <w:fldChar w:fldCharType="end"/>
          </w:r>
        </w:sdtContent>
      </w:sdt>
      <w:r w:rsidR="009E7938">
        <w:t>,</w:t>
      </w:r>
      <w:r>
        <w:t xml:space="preserve"> nos encontramos que el uso de técnicas de </w:t>
      </w:r>
      <w:r w:rsidR="00817DA8">
        <w:t>memorización de vocabulario de i</w:t>
      </w:r>
      <w:r>
        <w:t>nglés teniendo en cuenta el entorno y contenido de cada situación fue beneficioso para el correcto aprendizaje. Por tanto, la monitorización y evaluación del aprendizaje es importante, incrementando la motivación y ayudando a los alumnos.</w:t>
      </w:r>
    </w:p>
    <w:p w14:paraId="29585C67" w14:textId="77777777" w:rsidR="00BA4250" w:rsidRDefault="00BA4250" w:rsidP="00D54334">
      <w:r>
        <w:t xml:space="preserve">Además, también es importante conocer las motivaciones de los alumnos, añadiendo nuevos tipos de contenidos e interacciones con la aplicación, permitiendo diferentes maneras de acceso a la aplicación, teniendo en cuenta las motivaciones de los alumnos, y ayudándolos a localizar sus necesidades específicas. </w:t>
      </w:r>
    </w:p>
    <w:p w14:paraId="639B4D77" w14:textId="1128856C" w:rsidR="00BA4250" w:rsidRDefault="00BA4250" w:rsidP="00D54334">
      <w:r>
        <w:t xml:space="preserve">En este mismo estudio, respondiendo a las preguntas de cuáles son las motivaciones de los alumnos para usar los dispositivos móviles para aprendizaje de un idioma, y </w:t>
      </w:r>
      <w:r w:rsidR="000325A6">
        <w:t xml:space="preserve">de </w:t>
      </w:r>
      <w:r>
        <w:t>cuáles son las prácticas emergentes en este tipo de actividades, se realizó una encuesta obteniendo los siguientes resultados:</w:t>
      </w:r>
    </w:p>
    <w:p w14:paraId="4DE21F5C" w14:textId="77777777" w:rsidR="00061C7E" w:rsidRDefault="00BA4250" w:rsidP="00061C7E">
      <w:pPr>
        <w:keepNext/>
        <w:jc w:val="center"/>
      </w:pPr>
      <w:r>
        <w:rPr>
          <w:noProof/>
          <w:lang w:val="en-GB" w:eastAsia="en-GB"/>
        </w:rPr>
        <w:lastRenderedPageBreak/>
        <w:drawing>
          <wp:inline distT="0" distB="0" distL="0" distR="0" wp14:anchorId="60CB2181" wp14:editId="015972F4">
            <wp:extent cx="3285623" cy="27495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5868" cy="2758124"/>
                    </a:xfrm>
                    <a:prstGeom prst="rect">
                      <a:avLst/>
                    </a:prstGeom>
                  </pic:spPr>
                </pic:pic>
              </a:graphicData>
            </a:graphic>
          </wp:inline>
        </w:drawing>
      </w:r>
    </w:p>
    <w:p w14:paraId="78842B98" w14:textId="3FA2AF58" w:rsidR="00BA4250" w:rsidRDefault="00061C7E" w:rsidP="00061C7E">
      <w:pPr>
        <w:pStyle w:val="Descripcin"/>
      </w:pPr>
      <w:bookmarkStart w:id="1177" w:name="_Toc476053759"/>
      <w:r>
        <w:t xml:space="preserve">Figura  </w:t>
      </w:r>
      <w:fldSimple w:instr=" SEQ Figura_ \* ARABIC ">
        <w:r w:rsidR="008F33A2">
          <w:rPr>
            <w:noProof/>
          </w:rPr>
          <w:t>1</w:t>
        </w:r>
      </w:fldSimple>
      <w:r>
        <w:t>. Resultados de encuesta</w:t>
      </w:r>
      <w:r w:rsidR="002C1072">
        <w:t xml:space="preserve"> en </w:t>
      </w:r>
      <w:sdt>
        <w:sdtPr>
          <w:id w:val="-1265993762"/>
          <w:citation/>
        </w:sdtPr>
        <w:sdtEndPr/>
        <w:sdtContent>
          <w:r w:rsidR="002C1072">
            <w:fldChar w:fldCharType="begin"/>
          </w:r>
          <w:r w:rsidR="002C1072">
            <w:instrText xml:space="preserve"> CITATION Val15 \l 3082 </w:instrText>
          </w:r>
          <w:r w:rsidR="002C1072">
            <w:fldChar w:fldCharType="separate"/>
          </w:r>
          <w:r w:rsidR="00CA2ADC" w:rsidRPr="00CA2ADC">
            <w:rPr>
              <w:noProof/>
            </w:rPr>
            <w:t>[2]</w:t>
          </w:r>
          <w:r w:rsidR="002C1072">
            <w:fldChar w:fldCharType="end"/>
          </w:r>
        </w:sdtContent>
      </w:sdt>
      <w:bookmarkEnd w:id="1177"/>
    </w:p>
    <w:p w14:paraId="6FD96D95" w14:textId="77777777" w:rsidR="003866C5" w:rsidRDefault="00123829" w:rsidP="00D54334">
      <w:r>
        <w:t>Respecto a los dispositivos utilizados, el primer dispositivo más utilizado es el teléfono móvil (45.9% para los alumnos principiantes, 51.65% para los alumnos intermedios y 60.25% para los alumnos avanzados), seguido de iPads y tabletas (32.79% para los alumnos principiantes, 26.65% para alumnos intermedios y 23.75% para alumnos avanzados), y por último reproductores MP3 e iPods.</w:t>
      </w:r>
    </w:p>
    <w:p w14:paraId="3C82D39C" w14:textId="3DC6BA03" w:rsidR="00BA4250" w:rsidRDefault="003866C5" w:rsidP="00D54334">
      <w:r>
        <w:t xml:space="preserve">Respecto a las actividades preferidas, la principal actividad desarrollada fue para practicar la habilidad de escucha </w:t>
      </w:r>
      <w:r w:rsidR="00AE0AE9">
        <w:t>d</w:t>
      </w:r>
      <w:r>
        <w:t>el idioma elegido. Esta es una actividad clave e importante para el desarrollo del aprendizaje de un lenguaje, y es ideal para los dispositivos móviles, pues permite hacerlo mientras se está en movimiento, en espacios de tiempo reducidos</w:t>
      </w:r>
      <w:r w:rsidR="00BA4250">
        <w:t xml:space="preserve"> </w:t>
      </w:r>
      <w:r>
        <w:t>o realizando otras actividades. Así, una de las actividades más populares entre los alumnos es la de escuchar audios o ver vídeos.</w:t>
      </w:r>
    </w:p>
    <w:p w14:paraId="344BB500" w14:textId="52DF4949" w:rsidR="00710FE0" w:rsidRDefault="00710FE0" w:rsidP="00D54334">
      <w:r>
        <w:t>Entonces, si estudiamos el por qué los alumnos están comenzando a utilizar los dispositivos móviles para el aprendizaje de un idioma, nos encontramos en que una de las razones es que ya tienen un dispositivo de este tipo y saben que tiene un gran potencial para enfocar su uso a este tipo de actividades. Otra de las razones, es la posibilidad de completar los espacios de tiempo vacío entre actividades, como puede ser viajes entre el hogar y el trabajo, o los descansos en el trabajo, realizando ejercicios con sus dispositivos móviles para ejercitar el idioma elegido.</w:t>
      </w:r>
    </w:p>
    <w:p w14:paraId="66652F95" w14:textId="1A17E64B" w:rsidR="00710FE0" w:rsidRDefault="00710FE0" w:rsidP="00D54334">
      <w:r>
        <w:t>Así, las actividades de escucha son percibidas como una preparación para el mundo real, ya sea escribir mientras una persona habla rápido, o practicar diferentes acentos y voces, con la intención de obtener un acento auténtico. Además, de esta manera algunos alumnos consiguen la confianza necesaria para sobrellevar el miedo a hablar el lenguaje. Por otro lado, los dispositivos móviles también brindan diversión y se diferencian de las actividades típicas de las clases, haciendo que los alumnos lo vean como algo divertido y diferente.</w:t>
      </w:r>
    </w:p>
    <w:p w14:paraId="23071DBB" w14:textId="02D99112" w:rsidR="00547C7C" w:rsidRPr="00547C7C" w:rsidRDefault="00C1632A" w:rsidP="00D54334">
      <w:r>
        <w:lastRenderedPageBreak/>
        <w:t>Por tanto, los alumnos que utilizan dispositivos móviles para el aprendizaje de un idioma se sienten con más control de su aprendizaje, entienden sus propias necesidades y frecuencias de uso necesarias de las aplicaciones para poder conseguir sus objetivos.</w:t>
      </w:r>
    </w:p>
    <w:p w14:paraId="002A879A" w14:textId="758BAFA4" w:rsidR="009F5EBB" w:rsidRDefault="00DD0D69" w:rsidP="00D54334">
      <w:r>
        <w:t xml:space="preserve">En </w:t>
      </w:r>
      <w:sdt>
        <w:sdtPr>
          <w:id w:val="-889653089"/>
          <w:citation/>
        </w:sdtPr>
        <w:sdtEndPr/>
        <w:sdtContent>
          <w:r>
            <w:fldChar w:fldCharType="begin"/>
          </w:r>
          <w:r>
            <w:instrText xml:space="preserve"> CITATION Gle13 \l 3082 </w:instrText>
          </w:r>
          <w:r>
            <w:fldChar w:fldCharType="separate"/>
          </w:r>
          <w:r w:rsidR="00CA2ADC" w:rsidRPr="00CA2ADC">
            <w:rPr>
              <w:noProof/>
            </w:rPr>
            <w:t>[4]</w:t>
          </w:r>
          <w:r>
            <w:fldChar w:fldCharType="end"/>
          </w:r>
        </w:sdtContent>
      </w:sdt>
      <w:r w:rsidR="00632810">
        <w:t xml:space="preserve"> se</w:t>
      </w:r>
      <w:r w:rsidR="009F5EBB" w:rsidRPr="009F5EBB">
        <w:t xml:space="preserve"> especifica</w:t>
      </w:r>
      <w:r w:rsidR="009F5EBB">
        <w:t>n</w:t>
      </w:r>
      <w:r w:rsidR="009F5EBB" w:rsidRPr="009F5EBB">
        <w:t xml:space="preserve"> </w:t>
      </w:r>
      <w:commentRangeStart w:id="1178"/>
      <w:r w:rsidR="000325A6">
        <w:t>tres</w:t>
      </w:r>
      <w:commentRangeEnd w:id="1178"/>
      <w:r w:rsidR="000325A6">
        <w:rPr>
          <w:rStyle w:val="Refdecomentario"/>
        </w:rPr>
        <w:commentReference w:id="1178"/>
      </w:r>
      <w:r w:rsidR="000325A6" w:rsidRPr="009F5EBB">
        <w:t xml:space="preserve"> </w:t>
      </w:r>
      <w:r w:rsidR="009F5EBB">
        <w:t>claves en MALL: los problemas físicos, pedagógicos y psicosociales</w:t>
      </w:r>
      <w:r w:rsidR="00DC0CB1">
        <w:t>:</w:t>
      </w:r>
    </w:p>
    <w:p w14:paraId="6749C86E" w14:textId="38FBF0E6" w:rsidR="009F5EBB" w:rsidRDefault="00FD73A7" w:rsidP="00FD73A7">
      <w:pPr>
        <w:pStyle w:val="Prrafodelista"/>
        <w:numPr>
          <w:ilvl w:val="0"/>
          <w:numId w:val="40"/>
        </w:numPr>
      </w:pPr>
      <w:r>
        <w:t>En primer lugar</w:t>
      </w:r>
      <w:r w:rsidR="009F5EBB">
        <w:t xml:space="preserve">, respecto a los problemas físicos, los dispositivos son portátiles y relativamente pequeños, además de </w:t>
      </w:r>
      <w:r w:rsidR="002F4088">
        <w:t xml:space="preserve">disponer de </w:t>
      </w:r>
      <w:r w:rsidR="009F5EBB">
        <w:t>problemas de capacidades de almacenamiento, velocidad de procesador, batería y compatibilidad de los distintos dispositivos.</w:t>
      </w:r>
    </w:p>
    <w:p w14:paraId="5310606D" w14:textId="4AAB24C8" w:rsidR="00D54334" w:rsidRDefault="009F5EBB" w:rsidP="00FD73A7">
      <w:pPr>
        <w:pStyle w:val="Prrafodelista"/>
        <w:numPr>
          <w:ilvl w:val="0"/>
          <w:numId w:val="40"/>
        </w:numPr>
      </w:pPr>
      <w:r>
        <w:t xml:space="preserve">En segundo lugar, respecto a los problemas pedagógicos, nos encontramos con que uno de los grandes desafíos es asegurarse que las tareas son viables en </w:t>
      </w:r>
      <w:r w:rsidR="00151A41">
        <w:t>el dispositivo a usar. Normalmente, es común encontrar ejercicios diseñados para resolverlos con papel y lápiz, y será necesario cambiar y adaptar los ejercicios a los dispositivos. También, se destaca el problema de que no todo usuario tiene competencias plenas para utilizar correctamente el dispositivo.</w:t>
      </w:r>
    </w:p>
    <w:p w14:paraId="2BE6A741" w14:textId="6CD8837D" w:rsidR="00151A41" w:rsidRDefault="00151A41" w:rsidP="00FD73A7">
      <w:pPr>
        <w:pStyle w:val="Prrafodelista"/>
        <w:numPr>
          <w:ilvl w:val="0"/>
          <w:numId w:val="40"/>
        </w:numPr>
      </w:pPr>
      <w:r>
        <w:t>Por último, los problemas psicosociales. La población relaciona los dispositivos móviles como elementos de ocio y no de trabajo o de estudio. Si observamos el tipo de aplicaciones que la mayoría de la población tiene instalada en sus dispositivos, vemos que la mayoría son para comunicaciones entre personas</w:t>
      </w:r>
      <w:r w:rsidR="00CD05E1">
        <w:t xml:space="preserve"> o</w:t>
      </w:r>
      <w:r>
        <w:t xml:space="preserve"> además de videojuegos. Este hecho nos hace evaluar si la sociedad percibe a los dispositivos móviles como herramientas aptas para el aprendizaje.</w:t>
      </w:r>
    </w:p>
    <w:p w14:paraId="6AAB7F67" w14:textId="5A87520F" w:rsidR="00151A41" w:rsidRDefault="00151A41" w:rsidP="00D54334">
      <w:r>
        <w:t xml:space="preserve">Por otro lado, en este mismo estudio, se definen </w:t>
      </w:r>
      <w:r w:rsidR="000325A6">
        <w:t xml:space="preserve">diez </w:t>
      </w:r>
      <w:r>
        <w:t xml:space="preserve">principios a seguir en el </w:t>
      </w:r>
      <w:r w:rsidR="00E203C4">
        <w:t xml:space="preserve">desarrollo e implementación del </w:t>
      </w:r>
      <w:r>
        <w:t xml:space="preserve">aprendizaje de un lenguaje en plataformas móviles. </w:t>
      </w:r>
    </w:p>
    <w:p w14:paraId="26A40EE3" w14:textId="75B2E5C5" w:rsidR="00847184" w:rsidRDefault="00847184" w:rsidP="00847184">
      <w:pPr>
        <w:pStyle w:val="Prrafodelista"/>
        <w:numPr>
          <w:ilvl w:val="0"/>
          <w:numId w:val="31"/>
        </w:numPr>
      </w:pPr>
      <w:r>
        <w:t>Los ejercicios y aplicaciones han de te</w:t>
      </w:r>
      <w:r w:rsidR="00577DDA">
        <w:t xml:space="preserve">ner presente las limitaciones </w:t>
      </w:r>
      <w:r>
        <w:t>tanto del dispositivo móvil como del entorno donde la aplicación será utilizada</w:t>
      </w:r>
      <w:r w:rsidR="00B124F4">
        <w:t>.</w:t>
      </w:r>
    </w:p>
    <w:p w14:paraId="58EBBC88" w14:textId="685AC3E4" w:rsidR="00847184" w:rsidRDefault="00847184" w:rsidP="00847184">
      <w:pPr>
        <w:pStyle w:val="Prrafodelista"/>
        <w:numPr>
          <w:ilvl w:val="0"/>
          <w:numId w:val="31"/>
        </w:numPr>
      </w:pPr>
      <w:r>
        <w:t>Necesidad de limitar las distracciones del entorno y la multi</w:t>
      </w:r>
      <w:r w:rsidR="000B6358">
        <w:t>tarea, de ca</w:t>
      </w:r>
      <w:r w:rsidR="009E7656">
        <w:t>r</w:t>
      </w:r>
      <w:r w:rsidR="000B6358">
        <w:t>a a evitar el aumento del estrés, errores y disminución de la productividad.</w:t>
      </w:r>
    </w:p>
    <w:p w14:paraId="30C65D5F" w14:textId="5A0C8DF5" w:rsidR="000B6358" w:rsidRDefault="000B6358" w:rsidP="00847184">
      <w:pPr>
        <w:pStyle w:val="Prrafodelista"/>
        <w:numPr>
          <w:ilvl w:val="0"/>
          <w:numId w:val="31"/>
        </w:numPr>
      </w:pPr>
      <w:r>
        <w:t>La utilización de notificaciones</w:t>
      </w:r>
      <w:r w:rsidR="00561F56">
        <w:t xml:space="preserve"> de tipo</w:t>
      </w:r>
      <w:r>
        <w:t xml:space="preserve"> “push” han de estar limitadas y hay que ofrecer la posibilidad de configurar tanto la frecuencia de uso como la desactivación total de las </w:t>
      </w:r>
      <w:r w:rsidR="001C177C">
        <w:t>éstas</w:t>
      </w:r>
      <w:r>
        <w:t>.</w:t>
      </w:r>
    </w:p>
    <w:p w14:paraId="288F2186" w14:textId="77579318" w:rsidR="000B6358" w:rsidRDefault="000B6358" w:rsidP="00847184">
      <w:pPr>
        <w:pStyle w:val="Prrafodelista"/>
        <w:numPr>
          <w:ilvl w:val="0"/>
          <w:numId w:val="31"/>
        </w:numPr>
      </w:pPr>
      <w:r>
        <w:t>Esforzarse por mantener la equidad</w:t>
      </w:r>
      <w:r w:rsidR="0019053E">
        <w:t xml:space="preserve"> en la clase, esto es, tener conocimientos de las limitaciones de los dispositivos</w:t>
      </w:r>
      <w:r w:rsidR="00B124F4">
        <w:t xml:space="preserve"> que disponen </w:t>
      </w:r>
      <w:r w:rsidR="0019053E">
        <w:t>los alumnos y de la posible existencia de alumnos sin dispositivos móviles.</w:t>
      </w:r>
    </w:p>
    <w:p w14:paraId="5FD528DA" w14:textId="379E44FF" w:rsidR="0019053E" w:rsidRDefault="0019053E" w:rsidP="00847184">
      <w:pPr>
        <w:pStyle w:val="Prrafodelista"/>
        <w:numPr>
          <w:ilvl w:val="0"/>
          <w:numId w:val="31"/>
        </w:numPr>
      </w:pPr>
      <w:r>
        <w:t>Planificar y tener conocimiento de las diferencias de aprendizaje de alumnos, teniendo en cuenta los distintos estilos de aprendizaje.</w:t>
      </w:r>
    </w:p>
    <w:p w14:paraId="3AA06DBA" w14:textId="6B259FB0" w:rsidR="0019053E" w:rsidRDefault="0019053E" w:rsidP="00847184">
      <w:pPr>
        <w:pStyle w:val="Prrafodelista"/>
        <w:numPr>
          <w:ilvl w:val="0"/>
          <w:numId w:val="31"/>
        </w:numPr>
      </w:pPr>
      <w:r>
        <w:t>Conocer las culturas de uso de los dispositivos por parte de los alumnos</w:t>
      </w:r>
      <w:r w:rsidR="00B124F4">
        <w:t>.</w:t>
      </w:r>
    </w:p>
    <w:p w14:paraId="278C40F0" w14:textId="40F7EC8A" w:rsidR="006348B9" w:rsidRDefault="0019053E" w:rsidP="00847184">
      <w:pPr>
        <w:pStyle w:val="Prrafodelista"/>
        <w:numPr>
          <w:ilvl w:val="0"/>
          <w:numId w:val="31"/>
        </w:numPr>
      </w:pPr>
      <w:r>
        <w:t>Mantener las sesiones y ejercicios con duración limitada y corta. Es mejor dividir las actividades o tareas largas en otras más pequeñas.</w:t>
      </w:r>
    </w:p>
    <w:p w14:paraId="4EE84DA7" w14:textId="0B7B01E7" w:rsidR="0019053E" w:rsidRDefault="0019053E" w:rsidP="00847184">
      <w:pPr>
        <w:pStyle w:val="Prrafodelista"/>
        <w:numPr>
          <w:ilvl w:val="0"/>
          <w:numId w:val="31"/>
        </w:numPr>
      </w:pPr>
      <w:r>
        <w:t>Permitir que el aprendizaje del lenguaje se adapte a las tecnologías y entornos del momento. Hay que tener en cuenta que si los alumnos tienen intención de utilizar el dispositivo en momentos donde es difícil incorporar audios o vídeos, las actividades deberían de adaptarse al entorno.</w:t>
      </w:r>
    </w:p>
    <w:p w14:paraId="0904B2E5" w14:textId="3B8B80C2" w:rsidR="0019053E" w:rsidRDefault="00B124F4" w:rsidP="00847184">
      <w:pPr>
        <w:pStyle w:val="Prrafodelista"/>
        <w:numPr>
          <w:ilvl w:val="0"/>
          <w:numId w:val="31"/>
        </w:numPr>
      </w:pPr>
      <w:r>
        <w:lastRenderedPageBreak/>
        <w:t xml:space="preserve">Algunos, </w:t>
      </w:r>
      <w:r w:rsidR="0019053E">
        <w:t>probablemente la mayoría de los alumnos</w:t>
      </w:r>
      <w:r>
        <w:t>,</w:t>
      </w:r>
      <w:r w:rsidR="0019053E">
        <w:t xml:space="preserve"> necesitarán un pequeño entrenamiento en el uso de los dispositivos móviles y aplicaciones.</w:t>
      </w:r>
    </w:p>
    <w:p w14:paraId="42468190" w14:textId="0928B66A" w:rsidR="00151A41" w:rsidRDefault="00657C39" w:rsidP="00D54334">
      <w:pPr>
        <w:pStyle w:val="Prrafodelista"/>
        <w:numPr>
          <w:ilvl w:val="0"/>
          <w:numId w:val="31"/>
        </w:numPr>
      </w:pPr>
      <w:r>
        <w:t>En las clases es necesario proveer y dar cabida a múltiples actores, realizando una adecuada preparación y motivar tanto a los alumnos como al profesorado</w:t>
      </w:r>
      <w:r w:rsidR="006D74A4">
        <w:t>.</w:t>
      </w:r>
    </w:p>
    <w:p w14:paraId="26714C17" w14:textId="743D0231" w:rsidR="00016180" w:rsidRDefault="00016180" w:rsidP="00016180">
      <w:pPr>
        <w:pStyle w:val="Ttulo3"/>
      </w:pPr>
      <w:bookmarkStart w:id="1179" w:name="_Toc476053691"/>
      <w:r>
        <w:t>Aplicaciones existentes</w:t>
      </w:r>
      <w:bookmarkEnd w:id="1179"/>
    </w:p>
    <w:p w14:paraId="7BF800A0" w14:textId="2AA063FD" w:rsidR="00016180" w:rsidRDefault="00CA0D88" w:rsidP="00016180">
      <w:r>
        <w:t>Si analizamos las aplicaciones existentes actualmente</w:t>
      </w:r>
      <w:r w:rsidR="00C67676">
        <w:t xml:space="preserve"> que nos ayudan a estudiar o mejorar nuestro nivel de inglés, las distinguimos según la funcionalidad y tipos de ejercicios que nos ofrecen. </w:t>
      </w:r>
    </w:p>
    <w:p w14:paraId="6628AD09" w14:textId="34AB3031" w:rsidR="00C67676" w:rsidRDefault="00C67676" w:rsidP="00C67676">
      <w:pPr>
        <w:pStyle w:val="Ttulo4"/>
      </w:pPr>
      <w:r>
        <w:t>Traductores</w:t>
      </w:r>
    </w:p>
    <w:p w14:paraId="08E78377" w14:textId="26D05582" w:rsidR="00C67676" w:rsidRDefault="00C67676" w:rsidP="00C67676">
      <w:r>
        <w:t xml:space="preserve">En la sección de traductores destacamos </w:t>
      </w:r>
      <w:r w:rsidR="009F35E6">
        <w:t xml:space="preserve">a </w:t>
      </w:r>
      <w:r>
        <w:t xml:space="preserve">Google Traductor. Disponemos de más de 90 idiomas, </w:t>
      </w:r>
      <w:r w:rsidR="009F35E6">
        <w:t>traducción de texto, imágenes, audios, dibujos y realidad aumentada.</w:t>
      </w:r>
      <w:r w:rsidR="005B3905">
        <w:t xml:space="preserve"> Permite traducciones inmediatas tanto de texto escrito con el teclado como texto de aplicaciones, contenido en imágenes, voz, texto escrito a mano, </w:t>
      </w:r>
      <w:r w:rsidR="001E3B8E">
        <w:t>o texto apuntando con nuestra cámara y obteniendo la traducción en la misma pantalla.</w:t>
      </w:r>
    </w:p>
    <w:p w14:paraId="0A30DD76" w14:textId="77777777" w:rsidR="00624789" w:rsidRDefault="009F35E6" w:rsidP="00624789">
      <w:pPr>
        <w:keepNext/>
        <w:jc w:val="center"/>
      </w:pPr>
      <w:r>
        <w:rPr>
          <w:noProof/>
          <w:lang w:val="en-GB" w:eastAsia="en-GB"/>
        </w:rPr>
        <w:drawing>
          <wp:inline distT="0" distB="0" distL="0" distR="0" wp14:anchorId="767F0A34" wp14:editId="7984A557">
            <wp:extent cx="1635840" cy="2908207"/>
            <wp:effectExtent l="0" t="0" r="254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06_53PM, Feb 06, 20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4751" cy="2941826"/>
                    </a:xfrm>
                    <a:prstGeom prst="rect">
                      <a:avLst/>
                    </a:prstGeom>
                  </pic:spPr>
                </pic:pic>
              </a:graphicData>
            </a:graphic>
          </wp:inline>
        </w:drawing>
      </w:r>
      <w:r>
        <w:rPr>
          <w:noProof/>
          <w:lang w:val="en-GB" w:eastAsia="en-GB"/>
        </w:rPr>
        <w:drawing>
          <wp:inline distT="0" distB="0" distL="0" distR="0" wp14:anchorId="071BE1FC" wp14:editId="6A22827B">
            <wp:extent cx="1639465" cy="29146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06_57PM, Feb 06, 20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8641" cy="2948742"/>
                    </a:xfrm>
                    <a:prstGeom prst="rect">
                      <a:avLst/>
                    </a:prstGeom>
                  </pic:spPr>
                </pic:pic>
              </a:graphicData>
            </a:graphic>
          </wp:inline>
        </w:drawing>
      </w:r>
      <w:r>
        <w:rPr>
          <w:noProof/>
          <w:lang w:val="en-GB" w:eastAsia="en-GB"/>
        </w:rPr>
        <w:drawing>
          <wp:inline distT="0" distB="0" distL="0" distR="0" wp14:anchorId="6149A32F" wp14:editId="3C6E87F4">
            <wp:extent cx="1639108" cy="291401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07_06PM, Feb 06, 20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5286" cy="2978332"/>
                    </a:xfrm>
                    <a:prstGeom prst="rect">
                      <a:avLst/>
                    </a:prstGeom>
                  </pic:spPr>
                </pic:pic>
              </a:graphicData>
            </a:graphic>
          </wp:inline>
        </w:drawing>
      </w:r>
    </w:p>
    <w:p w14:paraId="227C6729" w14:textId="5141EE33" w:rsidR="00FA4815" w:rsidRPr="00FA4815" w:rsidRDefault="00624789" w:rsidP="00FA4815">
      <w:pPr>
        <w:pStyle w:val="Descripcin"/>
      </w:pPr>
      <w:bookmarkStart w:id="1180" w:name="_Toc476053760"/>
      <w:r>
        <w:t xml:space="preserve">Figura  </w:t>
      </w:r>
      <w:fldSimple w:instr=" SEQ Figura_ \* ARABIC ">
        <w:r w:rsidR="008F33A2">
          <w:rPr>
            <w:noProof/>
          </w:rPr>
          <w:t>2</w:t>
        </w:r>
      </w:fldSimple>
      <w:r>
        <w:t>. Google Traductor</w:t>
      </w:r>
      <w:bookmarkEnd w:id="1180"/>
    </w:p>
    <w:p w14:paraId="0BB5796A" w14:textId="217D9F7C" w:rsidR="00470AB6" w:rsidRDefault="00470AB6" w:rsidP="00470AB6">
      <w:pPr>
        <w:pStyle w:val="Ttulo4"/>
      </w:pPr>
      <w:r>
        <w:t>Aplicaciones específicas para la preparación del examen TOEIC</w:t>
      </w:r>
    </w:p>
    <w:p w14:paraId="0A34C407" w14:textId="658E2BC8" w:rsidR="009811E3" w:rsidRDefault="000A67EF" w:rsidP="000A67EF">
      <w:r>
        <w:t>Actualmente</w:t>
      </w:r>
      <w:r w:rsidR="009811E3">
        <w:t xml:space="preserve"> disponemos</w:t>
      </w:r>
      <w:r>
        <w:t xml:space="preserve"> para la preparación específica del examen TOEIC </w:t>
      </w:r>
      <w:r w:rsidR="00D51A20">
        <w:t xml:space="preserve">de </w:t>
      </w:r>
      <w:r w:rsidR="009811E3">
        <w:t>varias aplicaciones con ejercicios que imitan dicho examen. Si buscamos en la Play Store por “TOEIC test Listening reading” obtenemos muchos resultados, en el que destacamos la aplicación “TOEIC Test, Practice TOEIC” con una valoración de 4.9.</w:t>
      </w:r>
      <w:r w:rsidR="002C3034">
        <w:t xml:space="preserve"> </w:t>
      </w:r>
      <w:r w:rsidR="00385C7E">
        <w:t>En esta aplicación d</w:t>
      </w:r>
      <w:r w:rsidR="002C3034" w:rsidRPr="002C3034">
        <w:rPr>
          <w:noProof/>
          <w:lang w:eastAsia="en-GB"/>
        </w:rPr>
        <w:t xml:space="preserve">isponemos de ejercicios </w:t>
      </w:r>
      <w:r w:rsidR="00385C7E">
        <w:rPr>
          <w:noProof/>
          <w:lang w:eastAsia="en-GB"/>
        </w:rPr>
        <w:t>separados en secciones del examen, tanto de la parte de Listening como de Reading.</w:t>
      </w:r>
    </w:p>
    <w:p w14:paraId="499ED17C" w14:textId="77777777" w:rsidR="00624789" w:rsidRDefault="009811E3" w:rsidP="00624789">
      <w:pPr>
        <w:keepNext/>
        <w:jc w:val="center"/>
      </w:pPr>
      <w:r>
        <w:rPr>
          <w:noProof/>
          <w:lang w:val="en-GB" w:eastAsia="en-GB"/>
        </w:rPr>
        <w:lastRenderedPageBreak/>
        <w:drawing>
          <wp:inline distT="0" distB="0" distL="0" distR="0" wp14:anchorId="11CCFC60" wp14:editId="7FFAA199">
            <wp:extent cx="2114550" cy="3759258"/>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2-06-19-11-3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4442" cy="3776843"/>
                    </a:xfrm>
                    <a:prstGeom prst="rect">
                      <a:avLst/>
                    </a:prstGeom>
                  </pic:spPr>
                </pic:pic>
              </a:graphicData>
            </a:graphic>
          </wp:inline>
        </w:drawing>
      </w:r>
      <w:r>
        <w:rPr>
          <w:noProof/>
          <w:lang w:val="en-GB" w:eastAsia="en-GB"/>
        </w:rPr>
        <w:drawing>
          <wp:inline distT="0" distB="0" distL="0" distR="0" wp14:anchorId="609523F6" wp14:editId="549183C9">
            <wp:extent cx="2114516" cy="3759200"/>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7-02-06-19-11-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2962" cy="3774216"/>
                    </a:xfrm>
                    <a:prstGeom prst="rect">
                      <a:avLst/>
                    </a:prstGeom>
                  </pic:spPr>
                </pic:pic>
              </a:graphicData>
            </a:graphic>
          </wp:inline>
        </w:drawing>
      </w:r>
    </w:p>
    <w:p w14:paraId="3B7EE6FF" w14:textId="3C837734" w:rsidR="009811E3" w:rsidRPr="00385C7E" w:rsidRDefault="00624789" w:rsidP="00624789">
      <w:pPr>
        <w:pStyle w:val="Descripcin"/>
        <w:rPr>
          <w:noProof/>
          <w:lang w:eastAsia="en-GB"/>
        </w:rPr>
      </w:pPr>
      <w:bookmarkStart w:id="1181" w:name="_Toc476053761"/>
      <w:r>
        <w:t xml:space="preserve">Figura  </w:t>
      </w:r>
      <w:fldSimple w:instr=" SEQ Figura_ \* ARABIC ">
        <w:r w:rsidR="008F33A2">
          <w:rPr>
            <w:noProof/>
          </w:rPr>
          <w:t>3</w:t>
        </w:r>
      </w:fldSimple>
      <w:r>
        <w:t>. TOEIC Test, Practice TOEIC</w:t>
      </w:r>
      <w:bookmarkEnd w:id="1181"/>
    </w:p>
    <w:p w14:paraId="110DD791" w14:textId="67EEED4C" w:rsidR="000A67EF" w:rsidRPr="000A67EF" w:rsidRDefault="009811E3" w:rsidP="000A67EF">
      <w:r>
        <w:t>Además</w:t>
      </w:r>
      <w:r w:rsidR="00385C7E">
        <w:t>,</w:t>
      </w:r>
      <w:r>
        <w:t xml:space="preserve"> si</w:t>
      </w:r>
      <w:r w:rsidR="00385C7E">
        <w:t xml:space="preserve"> nos centramos en aplicaciones específicas para el aprendizaje de la parte de Listening y buscamos por “Listening”, también obtenemos varios resultados</w:t>
      </w:r>
      <w:r>
        <w:t xml:space="preserve">. </w:t>
      </w:r>
    </w:p>
    <w:p w14:paraId="33D141AF" w14:textId="77777777" w:rsidR="00624789" w:rsidRDefault="00AF77D1" w:rsidP="00624789">
      <w:pPr>
        <w:keepNext/>
        <w:jc w:val="center"/>
      </w:pPr>
      <w:r>
        <w:rPr>
          <w:noProof/>
          <w:lang w:val="en-GB" w:eastAsia="en-GB"/>
        </w:rPr>
        <w:lastRenderedPageBreak/>
        <w:drawing>
          <wp:inline distT="0" distB="0" distL="0" distR="0" wp14:anchorId="30090DEE" wp14:editId="786E5684">
            <wp:extent cx="2318712" cy="4122219"/>
            <wp:effectExtent l="0" t="0" r="571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2-06-19-20-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4006" cy="4131630"/>
                    </a:xfrm>
                    <a:prstGeom prst="rect">
                      <a:avLst/>
                    </a:prstGeom>
                  </pic:spPr>
                </pic:pic>
              </a:graphicData>
            </a:graphic>
          </wp:inline>
        </w:drawing>
      </w:r>
      <w:r>
        <w:rPr>
          <w:noProof/>
          <w:lang w:val="en-GB" w:eastAsia="en-GB"/>
        </w:rPr>
        <w:drawing>
          <wp:inline distT="0" distB="0" distL="0" distR="0" wp14:anchorId="7D3C47D5" wp14:editId="05C24FD8">
            <wp:extent cx="2324655" cy="4132787"/>
            <wp:effectExtent l="0" t="0" r="0" b="127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_2017-02-06-19-21-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4530" cy="4168120"/>
                    </a:xfrm>
                    <a:prstGeom prst="rect">
                      <a:avLst/>
                    </a:prstGeom>
                  </pic:spPr>
                </pic:pic>
              </a:graphicData>
            </a:graphic>
          </wp:inline>
        </w:drawing>
      </w:r>
    </w:p>
    <w:p w14:paraId="495086E6" w14:textId="6D01AC8B" w:rsidR="000A67EF" w:rsidRDefault="00624789" w:rsidP="00624789">
      <w:pPr>
        <w:pStyle w:val="Descripcin"/>
      </w:pPr>
      <w:bookmarkStart w:id="1182" w:name="_Toc476053762"/>
      <w:r>
        <w:t xml:space="preserve">Figura  </w:t>
      </w:r>
      <w:fldSimple w:instr=" SEQ Figura_ \* ARABIC ">
        <w:r w:rsidR="008F33A2">
          <w:rPr>
            <w:noProof/>
          </w:rPr>
          <w:t>4</w:t>
        </w:r>
      </w:fldSimple>
      <w:r>
        <w:t>. English Listening</w:t>
      </w:r>
      <w:bookmarkEnd w:id="1182"/>
    </w:p>
    <w:p w14:paraId="33ACA983" w14:textId="7C2959EE" w:rsidR="007D5460" w:rsidRPr="000A67EF" w:rsidRDefault="00385C7E" w:rsidP="000A67EF">
      <w:r>
        <w:t>Si seleccionamos la aplicación “English Listening”, vemos que podemos practicar Listenings con varios niveles, velocidades y categorías de audios</w:t>
      </w:r>
      <w:r w:rsidR="007D5460">
        <w:t>.</w:t>
      </w:r>
    </w:p>
    <w:p w14:paraId="5E07C4EE" w14:textId="752CFC30" w:rsidR="009F35E6" w:rsidRDefault="00104EDE" w:rsidP="00104EDE">
      <w:pPr>
        <w:pStyle w:val="Ttulo4"/>
      </w:pPr>
      <w:r>
        <w:t>Duolingo</w:t>
      </w:r>
    </w:p>
    <w:p w14:paraId="34BDBFD5" w14:textId="3D2107C9" w:rsidR="00464A62" w:rsidRPr="00464A62" w:rsidRDefault="00464A62" w:rsidP="00464A62">
      <w:r>
        <w:t>Esta aplicación está co</w:t>
      </w:r>
      <w:r w:rsidR="000A7351">
        <w:t xml:space="preserve">ncebida para el aprendizaje de idiomas </w:t>
      </w:r>
      <w:r>
        <w:t xml:space="preserve">en general, sin tener en cuenta un examen específico. La metodología de aprendizaje es amena, incluyendo distintos idiomas, juegos, metas diarias, etc. </w:t>
      </w:r>
      <w:r w:rsidR="000A7351">
        <w:t>Además, incluye</w:t>
      </w:r>
      <w:r>
        <w:t xml:space="preserve"> diferentes tipos de ejercicios, combinando audios, comprensión lectora, traducciones, entre otros. De esta manera, consigue que el aprendizaje sea divertido y motiva al estudiante a seguir utilizando la aplicación.</w:t>
      </w:r>
    </w:p>
    <w:p w14:paraId="21568489" w14:textId="77777777" w:rsidR="00FA23A2" w:rsidRDefault="00A51B23" w:rsidP="00FA23A2">
      <w:pPr>
        <w:keepNext/>
        <w:jc w:val="center"/>
      </w:pPr>
      <w:r>
        <w:rPr>
          <w:noProof/>
          <w:lang w:val="en-GB" w:eastAsia="en-GB"/>
        </w:rPr>
        <w:lastRenderedPageBreak/>
        <w:drawing>
          <wp:inline distT="0" distB="0" distL="0" distR="0" wp14:anchorId="16DABB06" wp14:editId="6635B375">
            <wp:extent cx="2532419" cy="450215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2-07-14-04-3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5867" cy="4508280"/>
                    </a:xfrm>
                    <a:prstGeom prst="rect">
                      <a:avLst/>
                    </a:prstGeom>
                  </pic:spPr>
                </pic:pic>
              </a:graphicData>
            </a:graphic>
          </wp:inline>
        </w:drawing>
      </w:r>
      <w:r>
        <w:rPr>
          <w:noProof/>
          <w:lang w:val="en-GB" w:eastAsia="en-GB"/>
        </w:rPr>
        <w:drawing>
          <wp:inline distT="0" distB="0" distL="0" distR="0" wp14:anchorId="40194691" wp14:editId="47F2CA55">
            <wp:extent cx="2532142" cy="4501658"/>
            <wp:effectExtent l="0" t="0" r="19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17-02-07-14-05-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2101" cy="4537141"/>
                    </a:xfrm>
                    <a:prstGeom prst="rect">
                      <a:avLst/>
                    </a:prstGeom>
                  </pic:spPr>
                </pic:pic>
              </a:graphicData>
            </a:graphic>
          </wp:inline>
        </w:drawing>
      </w:r>
    </w:p>
    <w:p w14:paraId="023638C8" w14:textId="20CCA7B8" w:rsidR="00104EDE" w:rsidRPr="00104EDE" w:rsidRDefault="00FA23A2" w:rsidP="00FA23A2">
      <w:pPr>
        <w:pStyle w:val="Descripcin"/>
      </w:pPr>
      <w:bookmarkStart w:id="1183" w:name="_Toc476053763"/>
      <w:r>
        <w:t xml:space="preserve">Figura  </w:t>
      </w:r>
      <w:fldSimple w:instr=" SEQ Figura_ \* ARABIC ">
        <w:r w:rsidR="008F33A2">
          <w:rPr>
            <w:noProof/>
          </w:rPr>
          <w:t>5</w:t>
        </w:r>
      </w:fldSimple>
      <w:r>
        <w:t>. Duolingo</w:t>
      </w:r>
      <w:bookmarkEnd w:id="1183"/>
    </w:p>
    <w:p w14:paraId="34143C57" w14:textId="4A009F3C" w:rsidR="00530999" w:rsidRDefault="00530999" w:rsidP="00530999">
      <w:pPr>
        <w:pStyle w:val="Ttulo3"/>
      </w:pPr>
      <w:bookmarkStart w:id="1184" w:name="_Toc476053692"/>
      <w:r>
        <w:t>Tecnologías empleadas</w:t>
      </w:r>
      <w:bookmarkEnd w:id="1184"/>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Cordova</w:t>
      </w:r>
      <w:r w:rsidR="00794FE3">
        <w:t>;</w:t>
      </w:r>
      <w:r>
        <w:t xml:space="preserve"> y las utilizadas para la parte del servidor</w:t>
      </w:r>
      <w:r w:rsidR="00C632E7">
        <w:t>: NodeJS, ExpressJS y MongoDB</w:t>
      </w:r>
      <w:r>
        <w:t>.</w:t>
      </w:r>
    </w:p>
    <w:p w14:paraId="67F8E9BF" w14:textId="3D31DD37" w:rsidR="00604CA6" w:rsidRDefault="00B9657A" w:rsidP="00604CA6">
      <w:pPr>
        <w:pStyle w:val="Ttulo2"/>
      </w:pPr>
      <w:bookmarkStart w:id="1185" w:name="_Toc476053693"/>
      <w:r>
        <w:t>Node.js</w:t>
      </w:r>
      <w:bookmarkEnd w:id="1185"/>
    </w:p>
    <w:p w14:paraId="38BBC6B3" w14:textId="460A500B" w:rsidR="00BF1417" w:rsidRDefault="00B9657A" w:rsidP="00BF1417">
      <w:r>
        <w:t>Esta tecnología</w:t>
      </w:r>
      <w:r w:rsidR="00B20185">
        <w:t xml:space="preserve"> </w:t>
      </w:r>
      <w:sdt>
        <w:sdtPr>
          <w:id w:val="-917326157"/>
          <w:citation/>
        </w:sdtPr>
        <w:sdtEndPr/>
        <w:sdtContent>
          <w:r w:rsidR="00B20185">
            <w:fldChar w:fldCharType="begin"/>
          </w:r>
          <w:r w:rsidR="00B20185">
            <w:instrText xml:space="preserve"> CITATION nod16 \l 3082 </w:instrText>
          </w:r>
          <w:r w:rsidR="00B20185">
            <w:fldChar w:fldCharType="separate"/>
          </w:r>
          <w:r w:rsidR="00CA2ADC" w:rsidRPr="00CA2ADC">
            <w:rPr>
              <w:noProof/>
            </w:rPr>
            <w:t>[5]</w:t>
          </w:r>
          <w:r w:rsidR="00B20185">
            <w:fldChar w:fldCharType="end"/>
          </w:r>
        </w:sdtContent>
      </w:sdt>
      <w:r>
        <w:t xml:space="preserve"> </w:t>
      </w:r>
      <w:r w:rsidR="00B20185">
        <w:t xml:space="preserve">la hemos utilizado </w:t>
      </w:r>
      <w:r>
        <w:t>en la parte del servidor. Nos ofrece un entorno de ejecución de Javascript orientado a eventos asíncronos.</w:t>
      </w:r>
      <w:r w:rsidR="009D377E">
        <w:t xml:space="preserve"> A continuación analizamos las características más relevantes.</w:t>
      </w:r>
    </w:p>
    <w:p w14:paraId="201F3CE2" w14:textId="107D4C5E" w:rsidR="00625E0E" w:rsidRDefault="007E73EC" w:rsidP="00730BBD">
      <w:pPr>
        <w:pStyle w:val="Ttulo3"/>
      </w:pPr>
      <w:bookmarkStart w:id="1186" w:name="_Toc476053694"/>
      <w:r>
        <w:t>Concurrencia</w:t>
      </w:r>
      <w:bookmarkEnd w:id="1186"/>
    </w:p>
    <w:p w14:paraId="43AC76E1" w14:textId="442F4D4C" w:rsidR="007E73EC" w:rsidRPr="007E73EC" w:rsidRDefault="007E73EC" w:rsidP="007E73EC">
      <w:r>
        <w:t xml:space="preserve">Node.js funciona con un único hilo de ejecución con entradas y salidas asíncronas que se ejecutan concurrentemente. Así, todas las entradas y salidas disponen de “callbacks”, que son funciones que se ejecutan una vez la funcionalidad de la petición se ha completado, evitando así bloqueos. </w:t>
      </w:r>
    </w:p>
    <w:p w14:paraId="71293FA4" w14:textId="33C35FD0" w:rsidR="00625E0E" w:rsidRDefault="007E73EC" w:rsidP="00625E0E">
      <w:pPr>
        <w:pStyle w:val="Ttulo3"/>
      </w:pPr>
      <w:bookmarkStart w:id="1187" w:name="_Toc476053695"/>
      <w:r>
        <w:lastRenderedPageBreak/>
        <w:t>V8</w:t>
      </w:r>
      <w:bookmarkEnd w:id="1187"/>
    </w:p>
    <w:p w14:paraId="27F9C33A" w14:textId="1BA1CD25" w:rsidR="007E73EC" w:rsidRDefault="007E73EC" w:rsidP="007E73EC">
      <w:r>
        <w:t xml:space="preserve">Motor de código abierto para Javascript desarrollado por Google, es utilizado </w:t>
      </w:r>
      <w:r w:rsidR="00DD1DB6">
        <w:t>por N</w:t>
      </w:r>
      <w:r>
        <w:t>ode</w:t>
      </w:r>
      <w:r w:rsidR="00DD1DB6">
        <w:t>.js</w:t>
      </w:r>
      <w:r>
        <w:t xml:space="preserve"> como entorno de ejecución.  Compila el código Javascript en código máquina en vez de realizar la interpretación en tiempo real.</w:t>
      </w:r>
    </w:p>
    <w:p w14:paraId="47079FF0" w14:textId="6A9F916E" w:rsidR="007E73EC" w:rsidRDefault="007E73EC" w:rsidP="007E73EC">
      <w:pPr>
        <w:pStyle w:val="Ttulo3"/>
      </w:pPr>
      <w:bookmarkStart w:id="1188" w:name="_Toc476053696"/>
      <w:r>
        <w:t>Módulos</w:t>
      </w:r>
      <w:bookmarkEnd w:id="1188"/>
    </w:p>
    <w:p w14:paraId="578AE0D8" w14:textId="642D80FC" w:rsidR="007E73EC" w:rsidRDefault="007E73EC" w:rsidP="007E73EC">
      <w:r>
        <w:t xml:space="preserve">Incluye módulos compilados en el propio binario con funcionalidades básicas. Además, permite utilizar módulos de terceros, que pueden extender a </w:t>
      </w:r>
      <w:r w:rsidR="000B5604">
        <w:t>N</w:t>
      </w:r>
      <w:r>
        <w:t>ode.js o añadir otros niveles de abstracción, como es Express</w:t>
      </w:r>
      <w:r w:rsidR="000B5604">
        <w:t>,</w:t>
      </w:r>
      <w:r>
        <w:t xml:space="preserve"> que explicaremos seguidamente.</w:t>
      </w:r>
    </w:p>
    <w:p w14:paraId="1D1423B8" w14:textId="77777777" w:rsidR="007E73EC" w:rsidRDefault="007E73EC" w:rsidP="007E73EC">
      <w:pPr>
        <w:pStyle w:val="Ttulo3"/>
      </w:pPr>
      <w:bookmarkStart w:id="1189" w:name="_Toc476053697"/>
      <w:r>
        <w:t>Npm</w:t>
      </w:r>
      <w:bookmarkEnd w:id="1189"/>
    </w:p>
    <w:p w14:paraId="2040A250" w14:textId="078182CF" w:rsidR="007E73EC" w:rsidRPr="007E73EC" w:rsidRDefault="007E73EC" w:rsidP="007E73EC">
      <w:r>
        <w:t>Npm</w:t>
      </w:r>
      <w:r w:rsidR="00B16BE7">
        <w:t xml:space="preserve"> </w:t>
      </w:r>
      <w:sdt>
        <w:sdtPr>
          <w:id w:val="407971509"/>
          <w:citation/>
        </w:sdtPr>
        <w:sdtEndPr/>
        <w:sdtContent>
          <w:r w:rsidR="00B16BE7">
            <w:fldChar w:fldCharType="begin"/>
          </w:r>
          <w:r w:rsidR="00B16BE7">
            <w:instrText xml:space="preserve"> CITATION NPM16 \l 3082 </w:instrText>
          </w:r>
          <w:r w:rsidR="00B16BE7">
            <w:fldChar w:fldCharType="separate"/>
          </w:r>
          <w:r w:rsidR="00CA2ADC" w:rsidRPr="00CA2ADC">
            <w:rPr>
              <w:noProof/>
            </w:rPr>
            <w:t>[6]</w:t>
          </w:r>
          <w:r w:rsidR="00B16BE7">
            <w:fldChar w:fldCharType="end"/>
          </w:r>
        </w:sdtContent>
      </w:sdt>
      <w:r>
        <w:t xml:space="preserve"> (Node Package Manager) es el manejador de paquetes de Node.js y es instalado automáticamente al instalar Node.js. Éste se ejecuta con línea de comandos y maneja las dependencias de la aplicación, permitiendo la instalación de módulos que se encuentran en </w:t>
      </w:r>
      <w:r w:rsidR="001D5468">
        <w:t>su</w:t>
      </w:r>
      <w:r>
        <w:t xml:space="preserve"> repositorio.</w:t>
      </w:r>
    </w:p>
    <w:p w14:paraId="42600C75" w14:textId="13C80B51" w:rsidR="00BF1417" w:rsidRDefault="007818D9" w:rsidP="00BF1417">
      <w:pPr>
        <w:pStyle w:val="Ttulo2"/>
      </w:pPr>
      <w:bookmarkStart w:id="1190" w:name="_Toc476053698"/>
      <w:r>
        <w:t>Express.js</w:t>
      </w:r>
      <w:bookmarkEnd w:id="1190"/>
    </w:p>
    <w:p w14:paraId="6D5BFF98" w14:textId="70A9C863" w:rsidR="00BF1417" w:rsidRDefault="007818D9" w:rsidP="00BF1417">
      <w:r>
        <w:t>Además de Node.js, en la parte servidora hemos utilizado un framework llamado Express.js</w:t>
      </w:r>
      <w:r w:rsidR="00EA24CF">
        <w:t xml:space="preserve"> </w:t>
      </w:r>
      <w:sdt>
        <w:sdtPr>
          <w:id w:val="-233637246"/>
          <w:citation/>
        </w:sdtPr>
        <w:sdtEndPr/>
        <w:sdtContent>
          <w:r w:rsidR="00EA24CF">
            <w:fldChar w:fldCharType="begin"/>
          </w:r>
          <w:r w:rsidR="00EA24CF">
            <w:instrText xml:space="preserve"> CITATION Exp16 \l 3082 </w:instrText>
          </w:r>
          <w:r w:rsidR="00EA24CF">
            <w:fldChar w:fldCharType="separate"/>
          </w:r>
          <w:r w:rsidR="00CA2ADC" w:rsidRPr="00CA2ADC">
            <w:rPr>
              <w:noProof/>
            </w:rPr>
            <w:t>[7]</w:t>
          </w:r>
          <w:r w:rsidR="00EA24CF">
            <w:fldChar w:fldCharType="end"/>
          </w:r>
        </w:sdtContent>
      </w:sdt>
      <w:r>
        <w:t xml:space="preserve">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w:t>
      </w:r>
      <w:r w:rsidR="0000460A">
        <w:t>ayuda a realizar</w:t>
      </w:r>
      <w:r w:rsidR="00794FE3">
        <w:t xml:space="preserve"> un desarrollo más rápido</w:t>
      </w:r>
      <w:r>
        <w:t xml:space="preserve">. </w:t>
      </w:r>
    </w:p>
    <w:p w14:paraId="01F74092" w14:textId="576DF878" w:rsidR="007818D9" w:rsidRDefault="007818D9" w:rsidP="00BF1417">
      <w:r>
        <w:t>Comenzar a crear una API con Express es muy sencillo, basta con ejecutar el comando “express [nombre</w:t>
      </w:r>
      <w:r w:rsidR="00794FE3">
        <w:t xml:space="preserve"> de la </w:t>
      </w:r>
      <w:r>
        <w:t>aplicación</w:t>
      </w:r>
      <w:r w:rsidR="00794FE3">
        <w:t xml:space="preserve"> deseada</w:t>
      </w:r>
      <w:r>
        <w:t>]”</w:t>
      </w:r>
      <w:r w:rsidR="00794FE3">
        <w:t>. A continuación vemos un ejemplo para una aplicación llamada “Hello_world”:</w:t>
      </w:r>
    </w:p>
    <w:p w14:paraId="44D9662E" w14:textId="77777777" w:rsidR="00DC552E" w:rsidRDefault="007818D9" w:rsidP="00DC552E">
      <w:pPr>
        <w:keepNext/>
        <w:jc w:val="center"/>
      </w:pPr>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7550" cy="3286125"/>
                    </a:xfrm>
                    <a:prstGeom prst="rect">
                      <a:avLst/>
                    </a:prstGeom>
                  </pic:spPr>
                </pic:pic>
              </a:graphicData>
            </a:graphic>
          </wp:inline>
        </w:drawing>
      </w:r>
    </w:p>
    <w:p w14:paraId="70E97614" w14:textId="31F649A6" w:rsidR="007818D9" w:rsidRDefault="00DC552E" w:rsidP="00DC552E">
      <w:pPr>
        <w:pStyle w:val="Descripcin"/>
      </w:pPr>
      <w:bookmarkStart w:id="1191" w:name="_Toc476053764"/>
      <w:r>
        <w:t xml:space="preserve">Figura  </w:t>
      </w:r>
      <w:fldSimple w:instr=" SEQ Figura_ \* ARABIC ">
        <w:r w:rsidR="008F33A2">
          <w:rPr>
            <w:noProof/>
          </w:rPr>
          <w:t>6</w:t>
        </w:r>
      </w:fldSimple>
      <w:r>
        <w:t>. ExpresJS</w:t>
      </w:r>
      <w:bookmarkEnd w:id="1191"/>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“npm install”.</w:t>
      </w:r>
    </w:p>
    <w:p w14:paraId="037B6200" w14:textId="77777777" w:rsidR="009D3974" w:rsidRDefault="007818D9" w:rsidP="009D3974">
      <w:pPr>
        <w:keepNext/>
        <w:jc w:val="center"/>
      </w:pPr>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0175" cy="2962275"/>
                    </a:xfrm>
                    <a:prstGeom prst="rect">
                      <a:avLst/>
                    </a:prstGeom>
                  </pic:spPr>
                </pic:pic>
              </a:graphicData>
            </a:graphic>
          </wp:inline>
        </w:drawing>
      </w:r>
    </w:p>
    <w:p w14:paraId="23F5043C" w14:textId="0F934073" w:rsidR="007818D9" w:rsidRDefault="009D3974" w:rsidP="009D3974">
      <w:pPr>
        <w:pStyle w:val="Descripcin"/>
      </w:pPr>
      <w:bookmarkStart w:id="1192" w:name="_Toc476053765"/>
      <w:r>
        <w:t xml:space="preserve">Figura  </w:t>
      </w:r>
      <w:fldSimple w:instr=" SEQ Figura_ \* ARABIC ">
        <w:r w:rsidR="008F33A2">
          <w:rPr>
            <w:noProof/>
          </w:rPr>
          <w:t>7</w:t>
        </w:r>
      </w:fldSimple>
      <w:r>
        <w:t>. Ejemplo de Hello_world con Express</w:t>
      </w:r>
      <w:bookmarkEnd w:id="1192"/>
    </w:p>
    <w:p w14:paraId="139D4E51" w14:textId="62AB6C77" w:rsidR="00530999" w:rsidRDefault="00C632E7" w:rsidP="00530999">
      <w:pPr>
        <w:pStyle w:val="Ttulo2"/>
      </w:pPr>
      <w:bookmarkStart w:id="1193" w:name="_Toc476053699"/>
      <w:r>
        <w:t>MongoDB</w:t>
      </w:r>
      <w:bookmarkEnd w:id="1193"/>
    </w:p>
    <w:p w14:paraId="656CE9A5" w14:textId="191773C4" w:rsidR="00C632E7" w:rsidRDefault="00C632E7" w:rsidP="00C632E7">
      <w:r>
        <w:t>MongoDB</w:t>
      </w:r>
      <w:r w:rsidR="003F5885">
        <w:t xml:space="preserve"> </w:t>
      </w:r>
      <w:sdt>
        <w:sdtPr>
          <w:id w:val="2092879366"/>
          <w:citation/>
        </w:sdtPr>
        <w:sdtEndPr/>
        <w:sdtContent>
          <w:r w:rsidR="003F5885">
            <w:fldChar w:fldCharType="begin"/>
          </w:r>
          <w:r w:rsidR="003F5885">
            <w:instrText xml:space="preserve"> CITATION Mon16 \l 3082 </w:instrText>
          </w:r>
          <w:r w:rsidR="003F5885">
            <w:fldChar w:fldCharType="separate"/>
          </w:r>
          <w:r w:rsidR="00CA2ADC" w:rsidRPr="00CA2ADC">
            <w:rPr>
              <w:noProof/>
            </w:rPr>
            <w:t>[8]</w:t>
          </w:r>
          <w:r w:rsidR="003F5885">
            <w:fldChar w:fldCharType="end"/>
          </w:r>
        </w:sdtContent>
      </w:sdt>
      <w:r>
        <w:t xml:space="preserve"> es una base de datos NoSQL ágil en la que la estructura de los datos se basa en</w:t>
      </w:r>
      <w:r w:rsidR="00A2099B">
        <w:t xml:space="preserve"> documentos.</w:t>
      </w:r>
    </w:p>
    <w:p w14:paraId="2E7DE101" w14:textId="02DA606F" w:rsidR="00A91292" w:rsidRDefault="00A91292" w:rsidP="00C632E7">
      <w:r>
        <w:lastRenderedPageBreak/>
        <w:t>El software utilizado para la gestión de la base de datos es Robomongo</w:t>
      </w:r>
      <w:r w:rsidR="003F5885">
        <w:t xml:space="preserve"> </w:t>
      </w:r>
      <w:sdt>
        <w:sdtPr>
          <w:id w:val="646793868"/>
          <w:citation/>
        </w:sdtPr>
        <w:sdtEndPr/>
        <w:sdtContent>
          <w:r w:rsidR="003F5885">
            <w:fldChar w:fldCharType="begin"/>
          </w:r>
          <w:r w:rsidR="003F5885">
            <w:instrText xml:space="preserve"> CITATION Rob16 \l 3082 </w:instrText>
          </w:r>
          <w:r w:rsidR="003F5885">
            <w:fldChar w:fldCharType="separate"/>
          </w:r>
          <w:r w:rsidR="00CA2ADC" w:rsidRPr="00CA2ADC">
            <w:rPr>
              <w:noProof/>
            </w:rPr>
            <w:t>[9]</w:t>
          </w:r>
          <w:r w:rsidR="003F5885">
            <w:fldChar w:fldCharType="end"/>
          </w:r>
        </w:sdtContent>
      </w:sdt>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1194" w:name="_Toc476053700"/>
      <w:r>
        <w:t>Ionic</w:t>
      </w:r>
      <w:bookmarkEnd w:id="1194"/>
    </w:p>
    <w:p w14:paraId="5F8CE9B4" w14:textId="3E13D4FC" w:rsidR="00B537BD" w:rsidRDefault="00B537BD" w:rsidP="00B537BD">
      <w:r>
        <w:t xml:space="preserve">Es un framework </w:t>
      </w:r>
      <w:sdt>
        <w:sdtPr>
          <w:id w:val="570631387"/>
          <w:citation/>
        </w:sdtPr>
        <w:sdtEndPr/>
        <w:sdtContent>
          <w:r w:rsidR="00F17563">
            <w:fldChar w:fldCharType="begin"/>
          </w:r>
          <w:r w:rsidR="00F17563">
            <w:instrText xml:space="preserve"> CITATION Ion16 \l 3082 </w:instrText>
          </w:r>
          <w:r w:rsidR="00F17563">
            <w:fldChar w:fldCharType="separate"/>
          </w:r>
          <w:r w:rsidR="00CA2ADC" w:rsidRPr="00CA2ADC">
            <w:rPr>
              <w:noProof/>
            </w:rPr>
            <w:t>[10]</w:t>
          </w:r>
          <w:r w:rsidR="00F17563">
            <w:fldChar w:fldCharType="end"/>
          </w:r>
        </w:sdtContent>
      </w:sdt>
      <w:r w:rsidR="00F17563">
        <w:t xml:space="preserve"> </w:t>
      </w:r>
      <w:r>
        <w:t>para construir aplicaciones móviles. Sigue el patrón MVC (Modelo-Vista-Controlado</w:t>
      </w:r>
      <w:r w:rsidR="00625338">
        <w:t>r) en el que se separa los datos</w:t>
      </w:r>
      <w:r>
        <w:t xml:space="preserve"> de la lógica y las interfaces de usuario. Permite el desarrollo de aplicaciones híbridas basadas en Javascript, HTML5 y CSS, optimizado con AngularJS y Sass.</w:t>
      </w:r>
    </w:p>
    <w:p w14:paraId="5C164754" w14:textId="00328AAF"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r w:rsidR="0008323F">
        <w:t>C</w:t>
      </w:r>
      <w:r>
        <w:t>ordova</w:t>
      </w:r>
      <w:r w:rsidR="0078136A">
        <w:t xml:space="preserve"> </w:t>
      </w:r>
      <w:sdt>
        <w:sdtPr>
          <w:id w:val="-129166008"/>
          <w:citation/>
        </w:sdtPr>
        <w:sdtEndPr/>
        <w:sdtContent>
          <w:r w:rsidR="0078136A">
            <w:fldChar w:fldCharType="begin"/>
          </w:r>
          <w:r w:rsidR="0078136A">
            <w:instrText xml:space="preserve"> CITATION Apa16 \l 3082 </w:instrText>
          </w:r>
          <w:r w:rsidR="0078136A">
            <w:fldChar w:fldCharType="separate"/>
          </w:r>
          <w:r w:rsidR="00CA2ADC" w:rsidRPr="00CA2ADC">
            <w:rPr>
              <w:noProof/>
            </w:rPr>
            <w:t>[11]</w:t>
          </w:r>
          <w:r w:rsidR="0078136A">
            <w:fldChar w:fldCharType="end"/>
          </w:r>
        </w:sdtContent>
      </w:sdt>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1195" w:name="_Toc476053701"/>
      <w:r>
        <w:t>AngularJS</w:t>
      </w:r>
      <w:bookmarkEnd w:id="1195"/>
    </w:p>
    <w:p w14:paraId="3450CBFA" w14:textId="3D6B8482" w:rsidR="009D75B4" w:rsidRDefault="00991274" w:rsidP="00991274">
      <w:r>
        <w:t>Es un framework</w:t>
      </w:r>
      <w:r w:rsidR="00DE485A">
        <w:t xml:space="preserve"> javascript</w:t>
      </w:r>
      <w:r w:rsidR="0078136A">
        <w:t xml:space="preserve"> </w:t>
      </w:r>
      <w:sdt>
        <w:sdtPr>
          <w:id w:val="-433360856"/>
          <w:citation/>
        </w:sdtPr>
        <w:sdtEndPr/>
        <w:sdtContent>
          <w:r w:rsidR="0078136A">
            <w:fldChar w:fldCharType="begin"/>
          </w:r>
          <w:r w:rsidR="0078136A">
            <w:instrText xml:space="preserve"> CITATION Ang16 \l 3082 </w:instrText>
          </w:r>
          <w:r w:rsidR="0078136A">
            <w:fldChar w:fldCharType="separate"/>
          </w:r>
          <w:r w:rsidR="00CA2ADC" w:rsidRPr="00CA2ADC">
            <w:rPr>
              <w:noProof/>
            </w:rPr>
            <w:t>[12]</w:t>
          </w:r>
          <w:r w:rsidR="0078136A">
            <w:fldChar w:fldCharType="end"/>
          </w:r>
        </w:sdtContent>
      </w:sdt>
      <w:r w:rsidR="00DE485A">
        <w:t xml:space="preserve"> </w:t>
      </w:r>
      <w:r w:rsidR="00AD43AD">
        <w:t>que</w:t>
      </w:r>
      <w:r w:rsidR="00DE485A">
        <w:t xml:space="preserve"> también sigue el patrón MVC. Permite “Data binding”,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r w:rsidR="00412F50">
        <w:t>, entre otros</w:t>
      </w:r>
      <w:r w:rsidR="00DE485A">
        <w:t>.</w:t>
      </w:r>
    </w:p>
    <w:p w14:paraId="78A57636" w14:textId="4DAE04F3" w:rsidR="00AD43AD" w:rsidRDefault="00AD43AD" w:rsidP="00AD43AD">
      <w:pPr>
        <w:pStyle w:val="Ttulo3"/>
      </w:pPr>
      <w:bookmarkStart w:id="1196" w:name="_Toc476053702"/>
      <w:r>
        <w:t>Módulos</w:t>
      </w:r>
      <w:bookmarkEnd w:id="1196"/>
    </w:p>
    <w:p w14:paraId="0DCB1F92" w14:textId="42E8CCD8" w:rsidR="00AD43AD" w:rsidRDefault="00C91D5B" w:rsidP="00AD43AD">
      <w:r>
        <w:t>Cada parte de la aplicación dispone de un módulo, además de un controlador para dicho módulo. En nuestra aplicación disponemos de módulos para la autenticación, para la administración, para la creación de tests, etc.</w:t>
      </w:r>
    </w:p>
    <w:p w14:paraId="314CFB24" w14:textId="38CDF6AB" w:rsidR="00AD43AD" w:rsidRDefault="00AD43AD" w:rsidP="00AD43AD">
      <w:pPr>
        <w:pStyle w:val="Ttulo3"/>
      </w:pPr>
      <w:bookmarkStart w:id="1197" w:name="_Toc476053703"/>
      <w:r>
        <w:t>Directivas</w:t>
      </w:r>
      <w:bookmarkEnd w:id="1197"/>
    </w:p>
    <w:p w14:paraId="055D5079" w14:textId="49DC9DC0" w:rsidR="00AD43AD" w:rsidRDefault="003B4919" w:rsidP="00AD43AD">
      <w:r>
        <w:t>C</w:t>
      </w:r>
      <w:r w:rsidR="00AD43AD">
        <w:t>on las directivas se permite extender HTML con n</w:t>
      </w:r>
      <w:r w:rsidR="005E0C39">
        <w:t>uevos atributos, ofreciendo nuevas</w:t>
      </w:r>
      <w:r w:rsidR="00AD43AD">
        <w:t xml:space="preserve"> funcionalidades a la aplicación. Las propias de AngularJS empiezan siempre por el prefijo ng-. Unos ejemplos de directivas son: ng-app, ng-init, ng-model</w:t>
      </w:r>
      <w:r w:rsidR="00412DC9">
        <w:t>. Además, también podemos crear las nuestras propias</w:t>
      </w:r>
      <w:r w:rsidR="006472D6">
        <w:t xml:space="preserve"> o descargar de otros proyectos</w:t>
      </w:r>
      <w:r w:rsidR="00412DC9">
        <w:t>.</w:t>
      </w:r>
    </w:p>
    <w:p w14:paraId="6D8032CD" w14:textId="492A4629" w:rsidR="00AD43AD" w:rsidRPr="00AD43AD" w:rsidRDefault="00AD43AD" w:rsidP="00AD43AD">
      <w:pPr>
        <w:pStyle w:val="Ttulo3"/>
      </w:pPr>
      <w:bookmarkStart w:id="1198" w:name="_Toc476053704"/>
      <w:r>
        <w:t>Modelos</w:t>
      </w:r>
      <w:bookmarkEnd w:id="1198"/>
    </w:p>
    <w:p w14:paraId="12A76641" w14:textId="263101AF" w:rsidR="00AD43AD" w:rsidRDefault="003B4919" w:rsidP="00AD43AD">
      <w:r>
        <w:t>L</w:t>
      </w:r>
      <w:r w:rsidR="00AD43AD">
        <w:t>os modelos conectan los controles y valores de HTML, como son los input, selects o textareas, a los datos de la aplicación.</w:t>
      </w:r>
    </w:p>
    <w:p w14:paraId="52BDEEE7" w14:textId="66ACFDDF" w:rsidR="00AD43AD" w:rsidRDefault="00AD43AD" w:rsidP="00AD43AD">
      <w:pPr>
        <w:pStyle w:val="Ttulo3"/>
      </w:pPr>
      <w:bookmarkStart w:id="1199" w:name="_Toc476053705"/>
      <w:r>
        <w:t>Controladores</w:t>
      </w:r>
      <w:bookmarkEnd w:id="1199"/>
    </w:p>
    <w:p w14:paraId="69814E73" w14:textId="0ADE1D91" w:rsidR="000B54CE" w:rsidRDefault="00AD43AD" w:rsidP="00AD43AD">
      <w:r>
        <w:t xml:space="preserve">Las aplicaciones de AngularJS son </w:t>
      </w:r>
      <w:r w:rsidR="0088417E">
        <w:t xml:space="preserve">manejadas </w:t>
      </w:r>
      <w:r w:rsidR="00DC0CB1">
        <w:rPr>
          <w:rStyle w:val="Refdecomentario"/>
        </w:rPr>
        <w:commentReference w:id="1200"/>
      </w:r>
      <w:r>
        <w:t xml:space="preserve">por los controladores. Con la directiva ng-controller definimos el área de control de cada controlador. En éste componente tendremos toda la funcionalidad del módulo específico que controle, como puede ser la función a realizar </w:t>
      </w:r>
      <w:r>
        <w:lastRenderedPageBreak/>
        <w:t>cuando se pulsa un botón</w:t>
      </w:r>
      <w:r w:rsidR="000B54CE">
        <w:t>, o el comportamiento a seguir cuando cambia un valor en la vista que ejerce control.</w:t>
      </w:r>
    </w:p>
    <w:p w14:paraId="64256EE5" w14:textId="6EB78556" w:rsidR="000B54CE" w:rsidRDefault="00D93991" w:rsidP="00D93991">
      <w:pPr>
        <w:pStyle w:val="Ttulo3"/>
      </w:pPr>
      <w:bookmarkStart w:id="1201" w:name="_Toc476053706"/>
      <w:r>
        <w:t>Scope</w:t>
      </w:r>
      <w:bookmarkEnd w:id="1201"/>
    </w:p>
    <w:p w14:paraId="7288371F" w14:textId="04119188" w:rsidR="00D93991" w:rsidRDefault="00D93991" w:rsidP="00D93991">
      <w:r>
        <w:t>El scope es la conexión entre la vista (HTML) y el controlador (Javascript). Es un objeto con propiedades y métodos accesibles, y está disponible en ambas partes, tanto en la vista como en el controlador. Un ejemplo de uso del scope puede ser el siguiente:</w:t>
      </w:r>
    </w:p>
    <w:p w14:paraId="4E8CCB44" w14:textId="77777777" w:rsidR="00BA77FE" w:rsidRDefault="00D93991" w:rsidP="00BA77FE">
      <w:pPr>
        <w:keepNext/>
        <w:jc w:val="center"/>
      </w:pPr>
      <w:r>
        <w:rPr>
          <w:noProof/>
          <w:lang w:val="en-GB" w:eastAsia="en-GB"/>
        </w:rPr>
        <w:drawing>
          <wp:inline distT="0" distB="0" distL="0" distR="0" wp14:anchorId="66C39421" wp14:editId="78169A50">
            <wp:extent cx="3781425" cy="2809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81425" cy="2809875"/>
                    </a:xfrm>
                    <a:prstGeom prst="rect">
                      <a:avLst/>
                    </a:prstGeom>
                  </pic:spPr>
                </pic:pic>
              </a:graphicData>
            </a:graphic>
          </wp:inline>
        </w:drawing>
      </w:r>
    </w:p>
    <w:p w14:paraId="03558D12" w14:textId="5EB919ED" w:rsidR="00D93991" w:rsidRDefault="00BA77FE" w:rsidP="00BA77FE">
      <w:pPr>
        <w:pStyle w:val="Descripcin"/>
      </w:pPr>
      <w:bookmarkStart w:id="1202" w:name="_Toc476053766"/>
      <w:r>
        <w:t xml:space="preserve">Figura  </w:t>
      </w:r>
      <w:fldSimple w:instr=" SEQ Figura_ \* ARABIC ">
        <w:r w:rsidR="008F33A2">
          <w:rPr>
            <w:noProof/>
          </w:rPr>
          <w:t>8</w:t>
        </w:r>
      </w:fldSimple>
      <w:r>
        <w:t>. Scope de AngularJS</w:t>
      </w:r>
      <w:bookmarkEnd w:id="1202"/>
    </w:p>
    <w:p w14:paraId="53D6FB33" w14:textId="3B0A18D5" w:rsidR="000B54CE" w:rsidRPr="00AD43AD" w:rsidRDefault="00D93991" w:rsidP="00AD43AD">
      <w:r>
        <w:t>Como vemos, en el controlador llamado “myCtrl” tenemos en el scope una propiedad llamada “carname”, que en la vista se conecta como “{{carname}}”. Así, en la vista dentro del elemento h1 tendremos escrito “Volvo” pues en el controlador tiene ese valor.</w:t>
      </w:r>
    </w:p>
    <w:p w14:paraId="3E29791A" w14:textId="504D158F" w:rsidR="00991274" w:rsidRDefault="009D75B4" w:rsidP="009D75B4">
      <w:pPr>
        <w:pStyle w:val="Ttulo2"/>
      </w:pPr>
      <w:bookmarkStart w:id="1203" w:name="_Toc476053707"/>
      <w:r>
        <w:t>Cordova</w:t>
      </w:r>
      <w:bookmarkEnd w:id="1203"/>
    </w:p>
    <w:p w14:paraId="67E54815" w14:textId="631C002D" w:rsidR="009D75B4" w:rsidRPr="009D75B4" w:rsidRDefault="009D75B4" w:rsidP="009D75B4">
      <w:r>
        <w:t xml:space="preserve">Es un framework </w:t>
      </w:r>
      <w:sdt>
        <w:sdtPr>
          <w:id w:val="-965268233"/>
          <w:citation/>
        </w:sdtPr>
        <w:sdtEndPr/>
        <w:sdtContent>
          <w:r w:rsidR="00092389">
            <w:fldChar w:fldCharType="begin"/>
          </w:r>
          <w:r w:rsidR="00092389">
            <w:instrText xml:space="preserve"> CITATION Apa16 \l 3082 </w:instrText>
          </w:r>
          <w:r w:rsidR="00092389">
            <w:fldChar w:fldCharType="separate"/>
          </w:r>
          <w:r w:rsidR="00CA2ADC" w:rsidRPr="00CA2ADC">
            <w:rPr>
              <w:noProof/>
            </w:rPr>
            <w:t>[11]</w:t>
          </w:r>
          <w:r w:rsidR="00092389">
            <w:fldChar w:fldCharType="end"/>
          </w:r>
        </w:sdtContent>
      </w:sdt>
      <w:r w:rsidR="00092389">
        <w:t xml:space="preserve"> </w:t>
      </w:r>
      <w:r>
        <w:t xml:space="preserve">para el desarrollo de aplicaciones móviles que permite usar HTML5, CSS3 </w:t>
      </w:r>
      <w:r w:rsidR="00BA568F">
        <w:t>y J</w:t>
      </w:r>
      <w:r>
        <w:t>avascript para poder desarrollar aplicaciones en distintas plataformas. Permite utilizar una misma aplicación en distintas plataformas sin tener que implementarla para cada una.</w:t>
      </w:r>
      <w:r w:rsidR="006D0824">
        <w:t xml:space="preserve"> Las aplicaciones web no pueden utilizar las funcionalidades nativas de los d</w:t>
      </w:r>
      <w:r w:rsidR="00386828">
        <w:t>i</w:t>
      </w:r>
      <w:r w:rsidR="006D0824">
        <w:t>spositivos móviles, y es por eso que necesitamos Cordova. Nos ofrece una conexión entre las aplicaciones web y los dispositivos móviles, adaptando las funcionalidades para ambos lados. Así, podemos desarrollar aplicaciones híbridas pudiendo utilizar la cámara, la geolocalización, el sistema de archivos y otras funcionalidades nativas de los teléfonos móviles.</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62714CD7" w:rsidR="00530999" w:rsidRPr="00BF1417" w:rsidRDefault="00530999" w:rsidP="00BF1417"/>
    <w:p w14:paraId="16C29879" w14:textId="54A2BA38" w:rsidR="007C3A99" w:rsidRDefault="007C3A99">
      <w:pPr>
        <w:jc w:val="left"/>
      </w:pPr>
      <w:r>
        <w:br w:type="page"/>
      </w:r>
    </w:p>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1204" w:name="_Toc476053708"/>
      <w:r>
        <w:lastRenderedPageBreak/>
        <w:t>Descripción del diseño y desarrollo realizados</w:t>
      </w:r>
      <w:bookmarkEnd w:id="1204"/>
    </w:p>
    <w:p w14:paraId="45092341" w14:textId="0B94B400" w:rsidR="00B92183" w:rsidRDefault="00B92183" w:rsidP="00B92183">
      <w:pPr>
        <w:pStyle w:val="Ttulo2"/>
      </w:pPr>
      <w:bookmarkStart w:id="1205" w:name="_Toc476053709"/>
      <w:r>
        <w:t>Estructura de la aplicación</w:t>
      </w:r>
      <w:bookmarkEnd w:id="1205"/>
    </w:p>
    <w:p w14:paraId="0B565F5A" w14:textId="3196E8AD" w:rsidR="00B92183" w:rsidRDefault="00B92183" w:rsidP="00B92183">
      <w:r>
        <w:t xml:space="preserve">El esquema que sigue la aplicación </w:t>
      </w:r>
      <w:r w:rsidR="00B61C88">
        <w:t>la podemos representar con</w:t>
      </w:r>
      <w:r>
        <w:t xml:space="preserve"> la siguiente estructura:</w:t>
      </w:r>
    </w:p>
    <w:p w14:paraId="7944BC8E" w14:textId="701B6268" w:rsidR="0016679D" w:rsidRDefault="008D0DBB" w:rsidP="0001615D">
      <w:pPr>
        <w:keepNext/>
        <w:jc w:val="center"/>
      </w:pPr>
      <w:r>
        <w:rPr>
          <w:noProof/>
          <w:lang w:val="en-GB" w:eastAsia="en-GB"/>
        </w:rPr>
        <w:drawing>
          <wp:inline distT="0" distB="0" distL="0" distR="0" wp14:anchorId="659B25DE" wp14:editId="23034C9F">
            <wp:extent cx="5760085" cy="3429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29000"/>
                    </a:xfrm>
                    <a:prstGeom prst="rect">
                      <a:avLst/>
                    </a:prstGeom>
                  </pic:spPr>
                </pic:pic>
              </a:graphicData>
            </a:graphic>
          </wp:inline>
        </w:drawing>
      </w:r>
    </w:p>
    <w:p w14:paraId="1D9A8DB1" w14:textId="0782D3A9" w:rsidR="00B92183" w:rsidRDefault="0016679D" w:rsidP="0016679D">
      <w:pPr>
        <w:pStyle w:val="Descripcin"/>
      </w:pPr>
      <w:bookmarkStart w:id="1206" w:name="_Toc476053767"/>
      <w:r>
        <w:t xml:space="preserve">Figura  </w:t>
      </w:r>
      <w:fldSimple w:instr=" SEQ Figura_ \* ARABIC ">
        <w:r w:rsidR="008F33A2">
          <w:rPr>
            <w:noProof/>
          </w:rPr>
          <w:t>9</w:t>
        </w:r>
      </w:fldSimple>
      <w:r>
        <w:t>. Estructura de la aplicación implementada</w:t>
      </w:r>
      <w:bookmarkEnd w:id="1206"/>
    </w:p>
    <w:p w14:paraId="42A1C585" w14:textId="60C9EB46" w:rsidR="005D426E" w:rsidRPr="00B92183" w:rsidRDefault="005D426E" w:rsidP="00350966">
      <w:r>
        <w:t>La parte cliente se compone por los dispositivos, que acceden al sistema gracias a la generación de la aplicación con Ionic, tanto en Android como en iOS, como también a través de navegadores web. Por otro lado, el servidor accede a la base de datos desarrollada en MongoDB para obtener la información solicitada por la parte cliente, proveyendo de toda la información que dispone el sistema</w:t>
      </w:r>
      <w:r w:rsidR="00A61F05">
        <w:t xml:space="preserve"> y que se muestra en la aplicación</w:t>
      </w:r>
      <w:r>
        <w:t>.</w:t>
      </w:r>
    </w:p>
    <w:p w14:paraId="45D7FFB0" w14:textId="0EFD5A59" w:rsidR="003D2B92" w:rsidRDefault="00D25A40" w:rsidP="00D25A40">
      <w:pPr>
        <w:pStyle w:val="Ttulo2"/>
      </w:pPr>
      <w:bookmarkStart w:id="1207" w:name="_Toc476053710"/>
      <w:r>
        <w:t>Modelos de datos en base de datos</w:t>
      </w:r>
      <w:bookmarkEnd w:id="1207"/>
    </w:p>
    <w:p w14:paraId="6DEACBE7" w14:textId="4A657E13" w:rsidR="00D25A40" w:rsidRDefault="00D25A40" w:rsidP="00D25A40">
      <w:r>
        <w:t xml:space="preserve">Al haber utilizado </w:t>
      </w:r>
      <w:r w:rsidR="008C614A">
        <w:t xml:space="preserve">el módulo de </w:t>
      </w:r>
      <w:r>
        <w:t xml:space="preserve">Mongoose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1208" w:name="_Toc476053711"/>
      <w:r>
        <w:t>Modelo de usuario</w:t>
      </w:r>
      <w:bookmarkEnd w:id="1208"/>
    </w:p>
    <w:p w14:paraId="287FD3C9" w14:textId="3947C763" w:rsidR="00D25A40" w:rsidRDefault="00D25A40" w:rsidP="00D25A40">
      <w:r>
        <w:t xml:space="preserve">El modelo del objeto de cada usuario se compone por: nombre completo, contraseña, email, puntuación actual, titulación, si es o no administrador, </w:t>
      </w:r>
      <w:r w:rsidR="00A45C0A">
        <w:t>DNI</w:t>
      </w:r>
      <w:r>
        <w:t xml:space="preserve">, fecha de creación del usuario, y una lista con información de cada test hecho, conteniendo el tiempo utilizado para hacer el test, </w:t>
      </w:r>
      <w:r>
        <w:lastRenderedPageBreak/>
        <w:t xml:space="preserve">la puntuación obtenida, si </w:t>
      </w:r>
      <w:r w:rsidR="008C614A">
        <w:t>es</w:t>
      </w:r>
      <w:r>
        <w:t xml:space="preserve"> de entrenamiento o no, el número de respuestas correctas, el número de respuestas incorrectas, si ha obtenido el bonus de tiempo, y la fecha en la que realizó el test. A continuación podemos ver cómo queda este esquema en código:</w:t>
      </w:r>
    </w:p>
    <w:p w14:paraId="4DC2D94C" w14:textId="77777777" w:rsidR="0001615D" w:rsidRDefault="00D25A40" w:rsidP="0001615D">
      <w:pPr>
        <w:keepNext/>
        <w:jc w:val="center"/>
      </w:pPr>
      <w:r>
        <w:rPr>
          <w:noProof/>
          <w:lang w:val="en-GB" w:eastAsia="en-GB"/>
        </w:rPr>
        <w:drawing>
          <wp:inline distT="0" distB="0" distL="0" distR="0" wp14:anchorId="21367B7E" wp14:editId="7BACE870">
            <wp:extent cx="3079750" cy="3468607"/>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5177" cy="3485982"/>
                    </a:xfrm>
                    <a:prstGeom prst="rect">
                      <a:avLst/>
                    </a:prstGeom>
                  </pic:spPr>
                </pic:pic>
              </a:graphicData>
            </a:graphic>
          </wp:inline>
        </w:drawing>
      </w:r>
    </w:p>
    <w:p w14:paraId="279A21C6" w14:textId="72A670D4" w:rsidR="00D25A40" w:rsidRDefault="0001615D" w:rsidP="0001615D">
      <w:pPr>
        <w:pStyle w:val="Descripcin"/>
      </w:pPr>
      <w:bookmarkStart w:id="1209" w:name="_Toc476053768"/>
      <w:r>
        <w:t xml:space="preserve">Figura  </w:t>
      </w:r>
      <w:fldSimple w:instr=" SEQ Figura_ \* ARABIC ">
        <w:r w:rsidR="008F33A2">
          <w:rPr>
            <w:noProof/>
          </w:rPr>
          <w:t>10</w:t>
        </w:r>
      </w:fldSimple>
      <w:r>
        <w:t>. Esquema de usuario</w:t>
      </w:r>
      <w:bookmarkEnd w:id="1209"/>
    </w:p>
    <w:p w14:paraId="1780E8F2" w14:textId="6AF5E7A8" w:rsidR="00816A70" w:rsidRDefault="00816A70" w:rsidP="00D25A40">
      <w:r>
        <w:t>Si accedemos con Robomongo a la base de datos, para un usuario creado con anterioridad que ha realizado 1 test, su estructura sería la siguiente:</w:t>
      </w:r>
    </w:p>
    <w:p w14:paraId="5BAF5D34" w14:textId="77777777" w:rsidR="0001615D" w:rsidRDefault="00816A70" w:rsidP="0001615D">
      <w:pPr>
        <w:keepNext/>
        <w:jc w:val="center"/>
      </w:pPr>
      <w:r>
        <w:rPr>
          <w:noProof/>
          <w:lang w:val="en-GB" w:eastAsia="en-GB"/>
        </w:rPr>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128520"/>
                    </a:xfrm>
                    <a:prstGeom prst="rect">
                      <a:avLst/>
                    </a:prstGeom>
                  </pic:spPr>
                </pic:pic>
              </a:graphicData>
            </a:graphic>
          </wp:inline>
        </w:drawing>
      </w:r>
    </w:p>
    <w:p w14:paraId="424BA496" w14:textId="2F7F73A3" w:rsidR="00816A70" w:rsidRDefault="0001615D" w:rsidP="0001615D">
      <w:pPr>
        <w:pStyle w:val="Descripcin"/>
      </w:pPr>
      <w:bookmarkStart w:id="1210" w:name="_Toc476053769"/>
      <w:r>
        <w:t xml:space="preserve">Figura  </w:t>
      </w:r>
      <w:fldSimple w:instr=" SEQ Figura_ \* ARABIC ">
        <w:r w:rsidR="008F33A2">
          <w:rPr>
            <w:noProof/>
          </w:rPr>
          <w:t>11</w:t>
        </w:r>
      </w:fldSimple>
      <w:r>
        <w:t>. Ejemplo de usuario en Robomongo</w:t>
      </w:r>
      <w:bookmarkEnd w:id="1210"/>
    </w:p>
    <w:p w14:paraId="4EDF11E6" w14:textId="7E421FC0" w:rsidR="00816A70" w:rsidRDefault="00816A70" w:rsidP="00816A70">
      <w:pPr>
        <w:pStyle w:val="Ttulo3"/>
      </w:pPr>
      <w:bookmarkStart w:id="1211" w:name="_Toc476053712"/>
      <w:r>
        <w:t>Modelo de pregunta</w:t>
      </w:r>
      <w:bookmarkEnd w:id="1211"/>
    </w:p>
    <w:p w14:paraId="49C8F668" w14:textId="3C45C75B" w:rsidR="00816A70" w:rsidRDefault="00816A70" w:rsidP="00816A70">
      <w:r>
        <w:t xml:space="preserve">El modelo de cada pregunta se compone </w:t>
      </w:r>
      <w:r w:rsidR="0088417E">
        <w:t>de</w:t>
      </w:r>
      <w:r>
        <w:t xml:space="preserve">: fecha de creación, lista con la ruta a los archivos asociados, el enunciado de la pregunta, las 4 posibles respuestas, la respuesta correcta, si es de entrenamiento o no, si es de tipo test o no, el tiempo para contestar la pregunta, y 2 listas con </w:t>
      </w:r>
      <w:r>
        <w:lastRenderedPageBreak/>
        <w:t xml:space="preserve">los usuarios que han respondido a la pregunta y los que la han respondido correctamente. En código ésta estructura es la siguiente: </w:t>
      </w:r>
    </w:p>
    <w:p w14:paraId="58017669" w14:textId="77777777" w:rsidR="0001615D" w:rsidRDefault="00816A70" w:rsidP="0001615D">
      <w:pPr>
        <w:keepNext/>
        <w:jc w:val="center"/>
      </w:pPr>
      <w:r>
        <w:rPr>
          <w:noProof/>
          <w:lang w:val="en-GB" w:eastAsia="en-GB"/>
        </w:rPr>
        <w:drawing>
          <wp:inline distT="0" distB="0" distL="0" distR="0" wp14:anchorId="3AFC592F" wp14:editId="132E8659">
            <wp:extent cx="2858372" cy="3587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6244" cy="3597630"/>
                    </a:xfrm>
                    <a:prstGeom prst="rect">
                      <a:avLst/>
                    </a:prstGeom>
                  </pic:spPr>
                </pic:pic>
              </a:graphicData>
            </a:graphic>
          </wp:inline>
        </w:drawing>
      </w:r>
    </w:p>
    <w:p w14:paraId="1BC76582" w14:textId="64804CFC" w:rsidR="00816A70" w:rsidRDefault="0001615D" w:rsidP="0001615D">
      <w:pPr>
        <w:pStyle w:val="Descripcin"/>
      </w:pPr>
      <w:bookmarkStart w:id="1212" w:name="_Toc476053770"/>
      <w:r>
        <w:t xml:space="preserve">Figura  </w:t>
      </w:r>
      <w:fldSimple w:instr=" SEQ Figura_ \* ARABIC ">
        <w:r w:rsidR="008F33A2">
          <w:rPr>
            <w:noProof/>
          </w:rPr>
          <w:t>12</w:t>
        </w:r>
      </w:fldSimple>
      <w:r>
        <w:t>. Modelo de pregunta</w:t>
      </w:r>
      <w:bookmarkEnd w:id="1212"/>
    </w:p>
    <w:p w14:paraId="682A2DEC" w14:textId="60F48245" w:rsidR="00816A70" w:rsidRDefault="003A4640" w:rsidP="00816A70">
      <w:r>
        <w:t>Así</w:t>
      </w:r>
      <w:r w:rsidR="00816A70">
        <w:t>, en la base de datos accediendo desde Robomongo, podemos ver un ejemplo de una pregunta con 2 archivos asociados, 3 usuarios que han respondido a la pregunta, y 1 usuario que ha respondido a la pregunta correctamente:</w:t>
      </w:r>
    </w:p>
    <w:p w14:paraId="2D78F424" w14:textId="77777777" w:rsidR="00071EEB" w:rsidRDefault="00816A70" w:rsidP="00071EEB">
      <w:pPr>
        <w:keepNext/>
        <w:jc w:val="center"/>
      </w:pPr>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853180"/>
                    </a:xfrm>
                    <a:prstGeom prst="rect">
                      <a:avLst/>
                    </a:prstGeom>
                  </pic:spPr>
                </pic:pic>
              </a:graphicData>
            </a:graphic>
          </wp:inline>
        </w:drawing>
      </w:r>
    </w:p>
    <w:p w14:paraId="0930BF69" w14:textId="502868B3" w:rsidR="00816A70" w:rsidRDefault="00071EEB" w:rsidP="00071EEB">
      <w:pPr>
        <w:pStyle w:val="Descripcin"/>
      </w:pPr>
      <w:bookmarkStart w:id="1213" w:name="_Toc476053771"/>
      <w:r>
        <w:t xml:space="preserve">Figura  </w:t>
      </w:r>
      <w:fldSimple w:instr=" SEQ Figura_ \* ARABIC ">
        <w:r w:rsidR="008F33A2">
          <w:rPr>
            <w:noProof/>
          </w:rPr>
          <w:t>13</w:t>
        </w:r>
      </w:fldSimple>
      <w:r>
        <w:t>. Ejemplo de pregunta en Robomongo</w:t>
      </w:r>
      <w:bookmarkEnd w:id="1213"/>
    </w:p>
    <w:p w14:paraId="086D5577" w14:textId="6A9B996D" w:rsidR="005B5B58" w:rsidRDefault="005B5B58" w:rsidP="005B5B58">
      <w:pPr>
        <w:pStyle w:val="Ttulo2"/>
      </w:pPr>
      <w:bookmarkStart w:id="1214" w:name="_Toc476053713"/>
      <w:r>
        <w:t>Estructura de módulos en cliente</w:t>
      </w:r>
      <w:bookmarkEnd w:id="1214"/>
    </w:p>
    <w:p w14:paraId="242A1A5D" w14:textId="19B827AE" w:rsidR="00816A70" w:rsidRDefault="005B5B58" w:rsidP="00816A70">
      <w:r>
        <w:t>Para cada funcionalidad de la aplicación, ésta se ha separado en módulos. Cada módulo tendrá su controlador, su HTML</w:t>
      </w:r>
      <w:r w:rsidR="003A4640">
        <w:t xml:space="preserve"> asociado</w:t>
      </w:r>
      <w:r>
        <w:t>, su archivo de configuración y su archivo de especificación de módulo. Así, tenemos los siguientes módulos:</w:t>
      </w:r>
      <w:r w:rsidR="00446FBD">
        <w:t xml:space="preserve"> </w:t>
      </w:r>
      <w:r w:rsidR="003A4640">
        <w:t>login</w:t>
      </w:r>
      <w:r w:rsidR="00446FBD">
        <w:t xml:space="preserve">, administración, añadir pregunta, hacer test, ver perfil, ver ranking, administrar preguntas y administrar usuarios. </w:t>
      </w:r>
    </w:p>
    <w:p w14:paraId="0758B589" w14:textId="07EBCBBC" w:rsidR="00446FBD" w:rsidRDefault="00446FBD" w:rsidP="00816A70">
      <w:r>
        <w:t>Como ejemplo, vemos para el caso de ver el ranking, que disponemos de su controlador (rankingController.js), su archivo de configuración (config.js) y el archivo de especificación del módulo (ranking.module.js). Los demás módulos siguen el mismo patrón de diseño.</w:t>
      </w:r>
      <w:r w:rsidR="005C52A1">
        <w:t xml:space="preserve"> Respecto al HTML asociado (rankingTemplate.html), se encuentra junto a todos los archivos de tipo template</w:t>
      </w:r>
      <w:r w:rsidR="00F80DC5">
        <w:t xml:space="preserve"> (p</w:t>
      </w:r>
      <w:ins w:id="1215" w:author="rocio romero panero" w:date="2017-02-28T14:00:00Z">
        <w:r w:rsidR="00E4686A">
          <w:t>l</w:t>
        </w:r>
      </w:ins>
      <w:r w:rsidR="00F80DC5">
        <w:t>antillas)</w:t>
      </w:r>
      <w:r w:rsidR="005C52A1">
        <w:t>, en una carpeta con el mismo nombre.</w:t>
      </w:r>
    </w:p>
    <w:p w14:paraId="3EF6D5EC" w14:textId="77777777" w:rsidR="00633CC3" w:rsidRDefault="00446FBD" w:rsidP="00633CC3">
      <w:pPr>
        <w:keepNext/>
        <w:jc w:val="center"/>
      </w:pPr>
      <w:r>
        <w:rPr>
          <w:noProof/>
          <w:lang w:val="en-GB" w:eastAsia="en-GB"/>
        </w:rPr>
        <w:drawing>
          <wp:inline distT="0" distB="0" distL="0" distR="0" wp14:anchorId="63EC49F7" wp14:editId="7ADE839C">
            <wp:extent cx="1743075" cy="933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075" cy="933450"/>
                    </a:xfrm>
                    <a:prstGeom prst="rect">
                      <a:avLst/>
                    </a:prstGeom>
                  </pic:spPr>
                </pic:pic>
              </a:graphicData>
            </a:graphic>
          </wp:inline>
        </w:drawing>
      </w:r>
    </w:p>
    <w:p w14:paraId="75505FE0" w14:textId="01270FCD" w:rsidR="00446FBD" w:rsidRDefault="00633CC3" w:rsidP="00633CC3">
      <w:pPr>
        <w:pStyle w:val="Descripcin"/>
      </w:pPr>
      <w:bookmarkStart w:id="1216" w:name="_Toc476053772"/>
      <w:r>
        <w:t xml:space="preserve">Figura  </w:t>
      </w:r>
      <w:fldSimple w:instr=" SEQ Figura_ \* ARABIC ">
        <w:r w:rsidR="008F33A2">
          <w:rPr>
            <w:noProof/>
          </w:rPr>
          <w:t>14</w:t>
        </w:r>
      </w:fldSimple>
      <w:r>
        <w:t>. Estructura de módulo en cliente</w:t>
      </w:r>
      <w:bookmarkEnd w:id="1216"/>
    </w:p>
    <w:p w14:paraId="73B9D048" w14:textId="6FD5F985" w:rsidR="00446FBD" w:rsidRDefault="00446FBD" w:rsidP="00816A70">
      <w:r>
        <w:t>En ranking.module.js tenemos el siguiente contenido, en que se especifica el nombre del módulo y se enlaza con el router de AngularJS.</w:t>
      </w:r>
      <w:r w:rsidR="00FD51D6">
        <w:t xml:space="preserve"> Por otro lado, en config.js se especifica el estado con el que se enlaza el módulo, la url, la vista asociada (rankingTemplate.html) y el controlador </w:t>
      </w:r>
      <w:r w:rsidR="00FD51D6">
        <w:lastRenderedPageBreak/>
        <w:t>asociado (rankingController</w:t>
      </w:r>
      <w:r w:rsidR="005B3D2C">
        <w:t>.js</w:t>
      </w:r>
      <w:r w:rsidR="00FD51D6">
        <w:t>). Por último, en el controlador del módulo rankingController.js, vemos la función de inicialización que hace la petición al servidor para obtener los datos a mostrar en el ranking.</w:t>
      </w:r>
    </w:p>
    <w:p w14:paraId="7FFC71B9" w14:textId="77777777" w:rsidR="00317A7A" w:rsidRDefault="00446FBD" w:rsidP="00317A7A">
      <w:pPr>
        <w:keepNext/>
        <w:jc w:val="center"/>
      </w:pPr>
      <w:r>
        <w:rPr>
          <w:noProof/>
          <w:lang w:val="en-GB" w:eastAsia="en-GB"/>
        </w:rPr>
        <w:drawing>
          <wp:inline distT="0" distB="0" distL="0" distR="0" wp14:anchorId="0AB093C7" wp14:editId="3321DFCF">
            <wp:extent cx="4152900" cy="1295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1295400"/>
                    </a:xfrm>
                    <a:prstGeom prst="rect">
                      <a:avLst/>
                    </a:prstGeom>
                  </pic:spPr>
                </pic:pic>
              </a:graphicData>
            </a:graphic>
          </wp:inline>
        </w:drawing>
      </w:r>
    </w:p>
    <w:p w14:paraId="01C82DC1" w14:textId="49E39BCA" w:rsidR="00446FBD" w:rsidRDefault="00317A7A" w:rsidP="00317A7A">
      <w:pPr>
        <w:pStyle w:val="Descripcin"/>
      </w:pPr>
      <w:bookmarkStart w:id="1217" w:name="_Toc476053773"/>
      <w:r>
        <w:t xml:space="preserve">Figura  </w:t>
      </w:r>
      <w:fldSimple w:instr=" SEQ Figura_ \* ARABIC ">
        <w:r w:rsidR="008F33A2">
          <w:rPr>
            <w:noProof/>
          </w:rPr>
          <w:t>15</w:t>
        </w:r>
      </w:fldSimple>
      <w:r>
        <w:t xml:space="preserve">. </w:t>
      </w:r>
      <w:r w:rsidR="00912D00">
        <w:t>Especificación del módulo del ranking</w:t>
      </w:r>
      <w:bookmarkEnd w:id="1217"/>
    </w:p>
    <w:p w14:paraId="2B36543A" w14:textId="77777777" w:rsidR="00912D00" w:rsidRDefault="00FD51D6" w:rsidP="00912D00">
      <w:pPr>
        <w:keepNext/>
        <w:jc w:val="center"/>
      </w:pPr>
      <w:r>
        <w:rPr>
          <w:noProof/>
          <w:lang w:val="en-GB" w:eastAsia="en-GB"/>
        </w:rPr>
        <w:drawing>
          <wp:inline distT="0" distB="0" distL="0" distR="0" wp14:anchorId="536A6512" wp14:editId="3D9C851D">
            <wp:extent cx="5760085" cy="30873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87370"/>
                    </a:xfrm>
                    <a:prstGeom prst="rect">
                      <a:avLst/>
                    </a:prstGeom>
                  </pic:spPr>
                </pic:pic>
              </a:graphicData>
            </a:graphic>
          </wp:inline>
        </w:drawing>
      </w:r>
    </w:p>
    <w:p w14:paraId="001ED02A" w14:textId="3BDC7D6F" w:rsidR="00FD51D6" w:rsidRDefault="00912D00" w:rsidP="00912D00">
      <w:pPr>
        <w:pStyle w:val="Descripcin"/>
      </w:pPr>
      <w:bookmarkStart w:id="1218" w:name="_Toc476053774"/>
      <w:r>
        <w:t xml:space="preserve">Figura  </w:t>
      </w:r>
      <w:fldSimple w:instr=" SEQ Figura_ \* ARABIC ">
        <w:r w:rsidR="008F33A2">
          <w:rPr>
            <w:noProof/>
          </w:rPr>
          <w:t>16</w:t>
        </w:r>
      </w:fldSimple>
      <w:r>
        <w:t>. Configuración del módulo del ranking</w:t>
      </w:r>
      <w:bookmarkEnd w:id="1218"/>
    </w:p>
    <w:p w14:paraId="2CCE0224" w14:textId="77777777" w:rsidR="00912D00" w:rsidRDefault="00FD51D6" w:rsidP="00912D00">
      <w:pPr>
        <w:keepNext/>
        <w:jc w:val="center"/>
      </w:pPr>
      <w:r>
        <w:rPr>
          <w:noProof/>
          <w:lang w:val="en-GB" w:eastAsia="en-GB"/>
        </w:rPr>
        <w:drawing>
          <wp:inline distT="0" distB="0" distL="0" distR="0" wp14:anchorId="3C6B7C86" wp14:editId="479C3B92">
            <wp:extent cx="5760085" cy="213931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39315"/>
                    </a:xfrm>
                    <a:prstGeom prst="rect">
                      <a:avLst/>
                    </a:prstGeom>
                  </pic:spPr>
                </pic:pic>
              </a:graphicData>
            </a:graphic>
          </wp:inline>
        </w:drawing>
      </w:r>
    </w:p>
    <w:p w14:paraId="0B0CCFA0" w14:textId="5DA8B6EA" w:rsidR="00FD51D6" w:rsidRDefault="00912D00" w:rsidP="00912D00">
      <w:pPr>
        <w:pStyle w:val="Descripcin"/>
      </w:pPr>
      <w:bookmarkStart w:id="1219" w:name="_Toc476053775"/>
      <w:r>
        <w:t xml:space="preserve">Figura  </w:t>
      </w:r>
      <w:fldSimple w:instr=" SEQ Figura_ \* ARABIC ">
        <w:r w:rsidR="008F33A2">
          <w:rPr>
            <w:noProof/>
          </w:rPr>
          <w:t>17</w:t>
        </w:r>
      </w:fldSimple>
      <w:r>
        <w:t>. Controlador del módulo del ranking</w:t>
      </w:r>
      <w:bookmarkEnd w:id="1219"/>
    </w:p>
    <w:p w14:paraId="4F54C81C" w14:textId="02B15A1A" w:rsidR="00FD51D6" w:rsidRDefault="00FD51D6" w:rsidP="00FD51D6">
      <w:pPr>
        <w:pStyle w:val="Ttulo3"/>
      </w:pPr>
      <w:bookmarkStart w:id="1220" w:name="_Toc476053714"/>
      <w:r>
        <w:lastRenderedPageBreak/>
        <w:t>Servicios</w:t>
      </w:r>
      <w:bookmarkEnd w:id="1220"/>
    </w:p>
    <w:p w14:paraId="47F45017" w14:textId="46117857" w:rsidR="00FD51D6" w:rsidRDefault="00FD51D6" w:rsidP="00FD51D6">
      <w:r>
        <w:t xml:space="preserve">Además de los módulos, también se ha creado archivos como servicios para englobar en </w:t>
      </w:r>
      <w:r w:rsidR="003502AB">
        <w:t>éste</w:t>
      </w:r>
      <w:r>
        <w:t xml:space="preserve"> funcionalidades específicas.</w:t>
      </w:r>
    </w:p>
    <w:p w14:paraId="1890D162" w14:textId="69A428B7" w:rsidR="00FD51D6" w:rsidRDefault="00FD51D6" w:rsidP="00FD51D6">
      <w:pPr>
        <w:pStyle w:val="Prrafodelista"/>
        <w:numPr>
          <w:ilvl w:val="0"/>
          <w:numId w:val="34"/>
        </w:numPr>
      </w:pPr>
      <w:r>
        <w:t>APIClient: En este archivo tenemos todas las funciones para hacer peticiones al servidor. Como ejemplo, mostramos la primera función del archivo</w:t>
      </w:r>
      <w:r w:rsidR="003502AB">
        <w:t>,</w:t>
      </w:r>
      <w:r>
        <w:t xml:space="preserve"> que es la llama</w:t>
      </w:r>
      <w:r w:rsidR="003502AB">
        <w:t>d</w:t>
      </w:r>
      <w:r>
        <w:t>a para realizar la función de login</w:t>
      </w:r>
      <w:r w:rsidR="003502AB">
        <w:t>.</w:t>
      </w:r>
    </w:p>
    <w:p w14:paraId="0A83E8C1" w14:textId="77777777" w:rsidR="00AE1BA8" w:rsidRDefault="00FD51D6" w:rsidP="00AE1BA8">
      <w:pPr>
        <w:pStyle w:val="Prrafodelista"/>
        <w:keepNext/>
        <w:jc w:val="center"/>
      </w:pPr>
      <w:r>
        <w:rPr>
          <w:noProof/>
          <w:lang w:val="en-GB" w:eastAsia="en-GB"/>
        </w:rPr>
        <w:drawing>
          <wp:inline distT="0" distB="0" distL="0" distR="0" wp14:anchorId="0F7C0183" wp14:editId="098BCAEE">
            <wp:extent cx="5760085" cy="12738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273810"/>
                    </a:xfrm>
                    <a:prstGeom prst="rect">
                      <a:avLst/>
                    </a:prstGeom>
                  </pic:spPr>
                </pic:pic>
              </a:graphicData>
            </a:graphic>
          </wp:inline>
        </w:drawing>
      </w:r>
    </w:p>
    <w:p w14:paraId="16BE5434" w14:textId="4E49B8FA" w:rsidR="00FD51D6" w:rsidRDefault="00AE1BA8" w:rsidP="00AE1BA8">
      <w:pPr>
        <w:pStyle w:val="Descripcin"/>
      </w:pPr>
      <w:bookmarkStart w:id="1221" w:name="_Toc476053776"/>
      <w:r>
        <w:t xml:space="preserve">Figura  </w:t>
      </w:r>
      <w:fldSimple w:instr=" SEQ Figura_ \* ARABIC ">
        <w:r w:rsidR="008F33A2">
          <w:rPr>
            <w:noProof/>
          </w:rPr>
          <w:t>18</w:t>
        </w:r>
      </w:fldSimple>
      <w:r>
        <w:t>. Archivo APIClient</w:t>
      </w:r>
      <w:bookmarkEnd w:id="1221"/>
    </w:p>
    <w:p w14:paraId="52F4D358" w14:textId="59BADD14" w:rsidR="00FD51D6" w:rsidRDefault="00FD51D6" w:rsidP="00FD51D6">
      <w:pPr>
        <w:pStyle w:val="Prrafodelista"/>
        <w:numPr>
          <w:ilvl w:val="0"/>
          <w:numId w:val="34"/>
        </w:numPr>
      </w:pPr>
      <w:r>
        <w:t>SessionService: Archivo que ofrece funciones relacionadas con el control de las sesiones, pudiendo recoger, guardar y limpiar el sistema de almacenamiento local (localStorage)</w:t>
      </w:r>
      <w:r w:rsidR="003502AB">
        <w:t xml:space="preserve"> de manera centralizada</w:t>
      </w:r>
      <w:r>
        <w:t>.</w:t>
      </w:r>
    </w:p>
    <w:p w14:paraId="1DCCFE2A" w14:textId="77777777" w:rsidR="00AE1BA8" w:rsidRDefault="00FD51D6" w:rsidP="00AE1BA8">
      <w:pPr>
        <w:pStyle w:val="Prrafodelista"/>
        <w:keepNext/>
        <w:jc w:val="center"/>
      </w:pPr>
      <w:r>
        <w:rPr>
          <w:noProof/>
          <w:lang w:val="en-GB" w:eastAsia="en-GB"/>
        </w:rPr>
        <w:drawing>
          <wp:inline distT="0" distB="0" distL="0" distR="0" wp14:anchorId="48DF0EBF" wp14:editId="7001F023">
            <wp:extent cx="5760085" cy="157099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570990"/>
                    </a:xfrm>
                    <a:prstGeom prst="rect">
                      <a:avLst/>
                    </a:prstGeom>
                  </pic:spPr>
                </pic:pic>
              </a:graphicData>
            </a:graphic>
          </wp:inline>
        </w:drawing>
      </w:r>
    </w:p>
    <w:p w14:paraId="252CDF8B" w14:textId="46CC2696" w:rsidR="00FD51D6" w:rsidRDefault="00AE1BA8" w:rsidP="00AE1BA8">
      <w:pPr>
        <w:pStyle w:val="Descripcin"/>
      </w:pPr>
      <w:bookmarkStart w:id="1222" w:name="_Toc476053777"/>
      <w:r>
        <w:t xml:space="preserve">Figura  </w:t>
      </w:r>
      <w:fldSimple w:instr=" SEQ Figura_ \* ARABIC ">
        <w:r w:rsidR="008F33A2">
          <w:rPr>
            <w:noProof/>
          </w:rPr>
          <w:t>19</w:t>
        </w:r>
      </w:fldSimple>
      <w:r>
        <w:t>. Archivo sessionService</w:t>
      </w:r>
      <w:bookmarkEnd w:id="1222"/>
    </w:p>
    <w:p w14:paraId="15666734" w14:textId="158E7E33" w:rsidR="00FD51D6" w:rsidRDefault="00FD51D6" w:rsidP="00FD51D6">
      <w:pPr>
        <w:pStyle w:val="Prrafodelista"/>
        <w:numPr>
          <w:ilvl w:val="0"/>
          <w:numId w:val="34"/>
        </w:numPr>
      </w:pPr>
      <w:r>
        <w:t>Utils: Archivo en que se engloban las funciones que se utilizan en varias partes de la aplicación, y que permiten que el código no esté duplicado en</w:t>
      </w:r>
      <w:r w:rsidR="000C315C">
        <w:t xml:space="preserve"> varios puntos de la plataforma, como son las funciones de mostrar popup de error, o mostrar mensaje de cargando.</w:t>
      </w:r>
    </w:p>
    <w:p w14:paraId="773C678A" w14:textId="510339BD" w:rsidR="00FD51D6" w:rsidRDefault="00301F52" w:rsidP="00301F52">
      <w:pPr>
        <w:pStyle w:val="Ttulo3"/>
      </w:pPr>
      <w:bookmarkStart w:id="1223" w:name="_Toc476053715"/>
      <w:r>
        <w:t>Valores</w:t>
      </w:r>
      <w:bookmarkEnd w:id="1223"/>
      <w:r>
        <w:t xml:space="preserve"> </w:t>
      </w:r>
    </w:p>
    <w:p w14:paraId="7138F38D" w14:textId="6A8A3014" w:rsidR="00446FBD" w:rsidRDefault="00301F52" w:rsidP="00816A70">
      <w:r>
        <w:t xml:space="preserve">Por último, en el archivo </w:t>
      </w:r>
      <w:del w:id="1224" w:author="rocio romero panero" w:date="2017-02-28T14:01:00Z">
        <w:r w:rsidDel="00BC19B4">
          <w:delText xml:space="preserve">apiPaths </w:delText>
        </w:r>
      </w:del>
      <w:ins w:id="1225" w:author="rocio romero panero" w:date="2017-02-28T14:01:00Z">
        <w:r w:rsidR="00BC19B4">
          <w:t>API</w:t>
        </w:r>
        <w:r w:rsidR="00BC19B4">
          <w:t xml:space="preserve">Paths </w:t>
        </w:r>
      </w:ins>
      <w:r>
        <w:t>disponemos de los valores de las rutas del servidor.</w:t>
      </w:r>
    </w:p>
    <w:p w14:paraId="32A4FBBF" w14:textId="77777777" w:rsidR="003B26DA" w:rsidRDefault="00301F52" w:rsidP="003B26DA">
      <w:pPr>
        <w:keepNext/>
        <w:jc w:val="center"/>
      </w:pPr>
      <w:r>
        <w:rPr>
          <w:noProof/>
          <w:lang w:val="en-GB" w:eastAsia="en-GB"/>
        </w:rPr>
        <w:lastRenderedPageBreak/>
        <w:drawing>
          <wp:inline distT="0" distB="0" distL="0" distR="0" wp14:anchorId="6F586738" wp14:editId="11AB3D56">
            <wp:extent cx="4248150" cy="2395468"/>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0120" cy="2407856"/>
                    </a:xfrm>
                    <a:prstGeom prst="rect">
                      <a:avLst/>
                    </a:prstGeom>
                  </pic:spPr>
                </pic:pic>
              </a:graphicData>
            </a:graphic>
          </wp:inline>
        </w:drawing>
      </w:r>
    </w:p>
    <w:p w14:paraId="64750836" w14:textId="3345C825" w:rsidR="00301F52" w:rsidRDefault="003B26DA" w:rsidP="003B26DA">
      <w:pPr>
        <w:pStyle w:val="Descripcin"/>
      </w:pPr>
      <w:bookmarkStart w:id="1226" w:name="_Toc476053778"/>
      <w:r>
        <w:t xml:space="preserve">Figura  </w:t>
      </w:r>
      <w:fldSimple w:instr=" SEQ Figura_ \* ARABIC ">
        <w:r w:rsidR="008F33A2">
          <w:rPr>
            <w:noProof/>
          </w:rPr>
          <w:t>20</w:t>
        </w:r>
      </w:fldSimple>
      <w:r>
        <w:t>. Archivo values</w:t>
      </w:r>
      <w:bookmarkEnd w:id="1226"/>
    </w:p>
    <w:p w14:paraId="748E8481" w14:textId="480E14EC" w:rsidR="006D4BEF" w:rsidRDefault="006D4BEF" w:rsidP="006D4BEF">
      <w:pPr>
        <w:pStyle w:val="Ttulo2"/>
      </w:pPr>
      <w:bookmarkStart w:id="1227" w:name="_Toc476053716"/>
      <w:r>
        <w:t>Estructura del servidor</w:t>
      </w:r>
      <w:bookmarkEnd w:id="1227"/>
    </w:p>
    <w:p w14:paraId="719F220C" w14:textId="77777777" w:rsidR="002C7841" w:rsidRDefault="002C7841" w:rsidP="002C7841">
      <w:r>
        <w:t>La estructura de archivos que tiene el servidor es la siguiente:</w:t>
      </w:r>
    </w:p>
    <w:p w14:paraId="7D3A1EF0" w14:textId="77777777" w:rsidR="001818FC" w:rsidRDefault="00AA7EBB" w:rsidP="001818FC">
      <w:pPr>
        <w:keepNext/>
        <w:jc w:val="center"/>
      </w:pPr>
      <w:r>
        <w:rPr>
          <w:noProof/>
          <w:lang w:val="en-GB" w:eastAsia="en-GB"/>
        </w:rPr>
        <w:drawing>
          <wp:inline distT="0" distB="0" distL="0" distR="0" wp14:anchorId="719972F8" wp14:editId="26DC80E4">
            <wp:extent cx="1762125" cy="47053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62125" cy="4705350"/>
                    </a:xfrm>
                    <a:prstGeom prst="rect">
                      <a:avLst/>
                    </a:prstGeom>
                  </pic:spPr>
                </pic:pic>
              </a:graphicData>
            </a:graphic>
          </wp:inline>
        </w:drawing>
      </w:r>
    </w:p>
    <w:p w14:paraId="62FCCE4A" w14:textId="7548E9D7" w:rsidR="002C7841" w:rsidRPr="002C7841" w:rsidRDefault="001818FC" w:rsidP="001818FC">
      <w:pPr>
        <w:pStyle w:val="Descripcin"/>
      </w:pPr>
      <w:bookmarkStart w:id="1228" w:name="_Toc476053779"/>
      <w:r>
        <w:t xml:space="preserve">Figura  </w:t>
      </w:r>
      <w:fldSimple w:instr=" SEQ Figura_ \* ARABIC ">
        <w:r w:rsidR="008F33A2">
          <w:rPr>
            <w:noProof/>
          </w:rPr>
          <w:t>21</w:t>
        </w:r>
      </w:fldSimple>
      <w:r>
        <w:t>. Estructura de carpetas del servidor</w:t>
      </w:r>
      <w:bookmarkEnd w:id="1228"/>
    </w:p>
    <w:p w14:paraId="717AEFA4" w14:textId="41F7F6DD" w:rsidR="008A0684" w:rsidRDefault="002C7841" w:rsidP="002C7841">
      <w:pPr>
        <w:pStyle w:val="Ttulo3"/>
      </w:pPr>
      <w:bookmarkStart w:id="1229" w:name="_Toc476053717"/>
      <w:r>
        <w:lastRenderedPageBreak/>
        <w:t xml:space="preserve">Archivo </w:t>
      </w:r>
      <w:r w:rsidR="00AA7EBB">
        <w:t>connectMongoose.js</w:t>
      </w:r>
      <w:bookmarkEnd w:id="1229"/>
    </w:p>
    <w:p w14:paraId="25544BAA" w14:textId="09383261" w:rsidR="002C7841" w:rsidRDefault="002C7841" w:rsidP="002C7841">
      <w:r>
        <w:t xml:space="preserve">Archivo </w:t>
      </w:r>
      <w:r w:rsidR="00AA7EBB">
        <w:t>que gestiona la conexión de Mongoose con MongoDB.</w:t>
      </w:r>
    </w:p>
    <w:p w14:paraId="57804528" w14:textId="77777777" w:rsidR="00753DA0" w:rsidRDefault="00AA7EBB" w:rsidP="00753DA0">
      <w:pPr>
        <w:keepNext/>
        <w:jc w:val="center"/>
      </w:pPr>
      <w:r>
        <w:rPr>
          <w:noProof/>
          <w:lang w:val="en-GB" w:eastAsia="en-GB"/>
        </w:rPr>
        <w:drawing>
          <wp:inline distT="0" distB="0" distL="0" distR="0" wp14:anchorId="391BD778" wp14:editId="6DFDA0DD">
            <wp:extent cx="5760085" cy="147256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472565"/>
                    </a:xfrm>
                    <a:prstGeom prst="rect">
                      <a:avLst/>
                    </a:prstGeom>
                  </pic:spPr>
                </pic:pic>
              </a:graphicData>
            </a:graphic>
          </wp:inline>
        </w:drawing>
      </w:r>
    </w:p>
    <w:p w14:paraId="4BF17C11" w14:textId="51440525" w:rsidR="00AA7EBB" w:rsidRDefault="00753DA0" w:rsidP="00753DA0">
      <w:pPr>
        <w:pStyle w:val="Descripcin"/>
      </w:pPr>
      <w:bookmarkStart w:id="1230" w:name="_Toc476053780"/>
      <w:r>
        <w:t xml:space="preserve">Figura  </w:t>
      </w:r>
      <w:fldSimple w:instr=" SEQ Figura_ \* ARABIC ">
        <w:r w:rsidR="008F33A2">
          <w:rPr>
            <w:noProof/>
          </w:rPr>
          <w:t>22</w:t>
        </w:r>
      </w:fldSimple>
      <w:r>
        <w:t>. Archivo connectMongoose</w:t>
      </w:r>
      <w:bookmarkEnd w:id="1230"/>
    </w:p>
    <w:p w14:paraId="36112550" w14:textId="5DECD11D" w:rsidR="00AA7EBB" w:rsidRDefault="00AA7EBB" w:rsidP="00AA7EBB">
      <w:pPr>
        <w:pStyle w:val="Ttulo3"/>
      </w:pPr>
      <w:bookmarkStart w:id="1231" w:name="_Toc476053718"/>
      <w:r>
        <w:t>questionModel y userModel</w:t>
      </w:r>
      <w:bookmarkEnd w:id="1231"/>
    </w:p>
    <w:p w14:paraId="50DD8965" w14:textId="23ADBBAC" w:rsidR="00AA7EBB" w:rsidRDefault="00AA7EBB" w:rsidP="00AA7EBB">
      <w:r>
        <w:t>Archivos donde se especifican los esquemas de los modelos que siguen las preguntas y los usuarios en los documentos de MongoDB, ya explicados anteriormente</w:t>
      </w:r>
      <w:r w:rsidR="00492BF9">
        <w:t xml:space="preserve"> en el apartado 3.2</w:t>
      </w:r>
      <w:r>
        <w:t>.</w:t>
      </w:r>
    </w:p>
    <w:p w14:paraId="15315C74" w14:textId="299FEE8C" w:rsidR="00AA7EBB" w:rsidRDefault="00AA7EBB" w:rsidP="00AA7EBB">
      <w:pPr>
        <w:pStyle w:val="Ttulo3"/>
      </w:pPr>
      <w:bookmarkStart w:id="1232" w:name="_Toc476053719"/>
      <w:r>
        <w:t>Archivo middleware.js</w:t>
      </w:r>
      <w:bookmarkEnd w:id="1232"/>
    </w:p>
    <w:p w14:paraId="778F3FD5" w14:textId="679AB2DF" w:rsidR="00AA7EBB" w:rsidRDefault="00AA7EBB" w:rsidP="00AA7EBB">
      <w:r>
        <w:t xml:space="preserve">Es el middleware que se ejecuta </w:t>
      </w:r>
      <w:r w:rsidR="009444ED">
        <w:t>antes de</w:t>
      </w:r>
      <w:r>
        <w:t xml:space="preserve"> cada ruta que necesita un token de autenticación para poder acceder a ella. En este archivo tenemos la función de comprobación de la validez del token.</w:t>
      </w:r>
      <w:r w:rsidR="000E1EB8">
        <w:t xml:space="preserve"> Esta funcionalidad se explicará en el apartado 3.8.3.</w:t>
      </w:r>
    </w:p>
    <w:p w14:paraId="01E9FB7E" w14:textId="59E17576" w:rsidR="00AA7EBB" w:rsidRDefault="00AA7EBB" w:rsidP="00AA7EBB">
      <w:pPr>
        <w:pStyle w:val="Ttulo3"/>
      </w:pPr>
      <w:bookmarkStart w:id="1233" w:name="_Toc476053720"/>
      <w:r>
        <w:t>Archivo services.js</w:t>
      </w:r>
      <w:bookmarkEnd w:id="1233"/>
    </w:p>
    <w:p w14:paraId="29C3DC26" w14:textId="66DD46AB" w:rsidR="00AA7EBB" w:rsidRDefault="00AA7EBB" w:rsidP="00AA7EBB">
      <w:r>
        <w:t>Servicio que proporciona la función para la creación del token de acceso</w:t>
      </w:r>
      <w:r w:rsidR="005765F6">
        <w:t>. Se llamará a la función cada vez que un usuario se autentique en la plataforma.</w:t>
      </w:r>
    </w:p>
    <w:p w14:paraId="73C53737" w14:textId="09B395C4" w:rsidR="00AA7EBB" w:rsidRDefault="00AA7EBB" w:rsidP="00AA7EBB">
      <w:pPr>
        <w:pStyle w:val="Ttulo3"/>
      </w:pPr>
      <w:bookmarkStart w:id="1234" w:name="_Toc476053721"/>
      <w:r>
        <w:t>Archivos password.js, question.js, upload.js y users.js</w:t>
      </w:r>
      <w:bookmarkEnd w:id="1234"/>
    </w:p>
    <w:p w14:paraId="3DE4B2FE" w14:textId="287A677E" w:rsidR="00AA7EBB" w:rsidRDefault="00AA7EBB" w:rsidP="00AA7EBB">
      <w:r>
        <w:t>Archivos específicos para cada ruta del servidor, donde se encuentran los métodos GET, POST, SET, DELETE de las rutas, junto con sus funcionalidades.</w:t>
      </w:r>
    </w:p>
    <w:p w14:paraId="0ADBACA2" w14:textId="6FDC95B6" w:rsidR="00AA7EBB" w:rsidRDefault="00AA7EBB" w:rsidP="00AA7EBB">
      <w:pPr>
        <w:pStyle w:val="Ttulo3"/>
      </w:pPr>
      <w:bookmarkStart w:id="1235" w:name="_Toc476053722"/>
      <w:r>
        <w:t>Archivo app.js</w:t>
      </w:r>
      <w:bookmarkEnd w:id="1235"/>
    </w:p>
    <w:p w14:paraId="5AD08811" w14:textId="6D091E48" w:rsidR="00AA7EBB" w:rsidRDefault="00DC2A0C" w:rsidP="00AA7EBB">
      <w:r>
        <w:t>Es el control principal de Express.js. Aquí se especifican las rutas que tiene el servidor junto con los archivos asociados a dichas rutas, el puerto y dirección del servidor, etc.</w:t>
      </w:r>
    </w:p>
    <w:p w14:paraId="17C9F7CE" w14:textId="04196125" w:rsidR="00943547" w:rsidRDefault="00943547" w:rsidP="00943547">
      <w:pPr>
        <w:pStyle w:val="Ttulo3"/>
      </w:pPr>
      <w:bookmarkStart w:id="1236" w:name="_Toc476053723"/>
      <w:r>
        <w:t>Archivo config.js</w:t>
      </w:r>
      <w:bookmarkEnd w:id="1236"/>
    </w:p>
    <w:p w14:paraId="3A345122" w14:textId="4EE7764E" w:rsidR="00943547" w:rsidRDefault="00943547" w:rsidP="00943547">
      <w:r>
        <w:t>Archivo donde se encuentran las variables susceptibles de cambio en la aplicación. De esta manera, se abstraen todas las variables a un único archivo para la fácil configuración del servidor y abstracción del código quitando la necesidad de tener conocimientos de la distribución del código.</w:t>
      </w:r>
    </w:p>
    <w:p w14:paraId="6C199385" w14:textId="3C67BEE5" w:rsidR="002A2A4C" w:rsidRDefault="002A2A4C" w:rsidP="002A2A4C">
      <w:pPr>
        <w:pStyle w:val="Ttulo3"/>
      </w:pPr>
      <w:bookmarkStart w:id="1237" w:name="_Toc476053724"/>
      <w:r>
        <w:lastRenderedPageBreak/>
        <w:t>Archivo package.json</w:t>
      </w:r>
      <w:bookmarkEnd w:id="1237"/>
    </w:p>
    <w:p w14:paraId="5CAEE3D8" w14:textId="75BAFC78" w:rsidR="002A2A4C" w:rsidRPr="002A2A4C" w:rsidRDefault="002A2A4C" w:rsidP="002A2A4C">
      <w:r>
        <w:t>Archivo que se crea y se modifica cada vez que añadimos un módulo a la aplicación</w:t>
      </w:r>
      <w:r w:rsidR="00386192">
        <w:t xml:space="preserve"> en la parte servidor</w:t>
      </w:r>
      <w:r>
        <w:t>. Sirve para el control de las dependencias, y en caso de descarga de un proyecto nos facilita la instalación de dichos módulos con el simple uso del comando “npm install”, que lee este archivo y descarga e instala todos los módulos y dependencias en el proyecto.</w:t>
      </w:r>
    </w:p>
    <w:p w14:paraId="482C7A91" w14:textId="549180DA" w:rsidR="008A0684" w:rsidRPr="008A0684" w:rsidRDefault="00985A23" w:rsidP="00985A23">
      <w:pPr>
        <w:pStyle w:val="Ttulo3"/>
      </w:pPr>
      <w:bookmarkStart w:id="1238" w:name="_Toc476053725"/>
      <w:r>
        <w:t>Módulos utilizados</w:t>
      </w:r>
      <w:bookmarkEnd w:id="1238"/>
    </w:p>
    <w:p w14:paraId="45778B70" w14:textId="75A43F88" w:rsidR="008E6B51" w:rsidRDefault="008E6B51" w:rsidP="008E6B51">
      <w:r>
        <w:t>En la aplicación hemos utilizado los siguientes módulos de NodeJS:</w:t>
      </w:r>
    </w:p>
    <w:p w14:paraId="162D28B9" w14:textId="09CB8B71" w:rsidR="008E6B51" w:rsidRDefault="008E6B51" w:rsidP="008E6B51">
      <w:pPr>
        <w:pStyle w:val="Prrafodelista"/>
        <w:numPr>
          <w:ilvl w:val="0"/>
          <w:numId w:val="21"/>
        </w:numPr>
      </w:pPr>
      <w:r>
        <w:t xml:space="preserve">Crypto: para </w:t>
      </w:r>
      <w:r w:rsidR="0099046E">
        <w:t>cifrar</w:t>
      </w:r>
      <w:r>
        <w:t xml:space="preserve"> las contraseñas. En nuestro caso hemos utilizado sha256</w:t>
      </w:r>
    </w:p>
    <w:p w14:paraId="5D7FFD4C" w14:textId="1E68DE1D" w:rsidR="008E6B51" w:rsidRDefault="008E6B51" w:rsidP="008E6B51">
      <w:pPr>
        <w:pStyle w:val="Prrafodelista"/>
        <w:numPr>
          <w:ilvl w:val="0"/>
          <w:numId w:val="21"/>
        </w:numPr>
      </w:pPr>
      <w:r>
        <w:t>Jwt-simple: utilizado en el middleware para la gestión de los tokens</w:t>
      </w:r>
      <w:r w:rsidR="002465EA">
        <w:t>, aporta funciones de cifrado y descifrado para la comprobación de la validez de los token, así como para su creación</w:t>
      </w:r>
      <w:r>
        <w:t>.</w:t>
      </w:r>
    </w:p>
    <w:p w14:paraId="12254060" w14:textId="43579966" w:rsidR="008E6B51" w:rsidRDefault="008E6B51" w:rsidP="008E6B51">
      <w:pPr>
        <w:pStyle w:val="Prrafodelista"/>
        <w:numPr>
          <w:ilvl w:val="0"/>
          <w:numId w:val="21"/>
        </w:numPr>
      </w:pPr>
      <w:r>
        <w:t xml:space="preserve">Mongoose: Mongoose se conecta a </w:t>
      </w:r>
      <w:r w:rsidR="005777F2">
        <w:t>M</w:t>
      </w:r>
      <w:r>
        <w:t>ongo</w:t>
      </w:r>
      <w:r w:rsidR="005777F2">
        <w:t>DB</w:t>
      </w:r>
      <w:r>
        <w:t xml:space="preserve"> y nos permite especificar esquemas de datos, pudiendo añadirles métodos estáticos. </w:t>
      </w:r>
    </w:p>
    <w:p w14:paraId="3A236EB4" w14:textId="77777777" w:rsidR="008E6B51" w:rsidRDefault="008E6B51" w:rsidP="008E6B51">
      <w:pPr>
        <w:pStyle w:val="Prrafodelista"/>
        <w:numPr>
          <w:ilvl w:val="0"/>
          <w:numId w:val="21"/>
        </w:numPr>
      </w:pPr>
      <w:r>
        <w:t>Moment: Librería para parsear, validar, manipular y formatear fechas.</w:t>
      </w:r>
    </w:p>
    <w:p w14:paraId="7C5AC255" w14:textId="2E6D95B2" w:rsidR="008E6B51" w:rsidRDefault="008E6B51" w:rsidP="008E6B51">
      <w:pPr>
        <w:pStyle w:val="Prrafodelista"/>
        <w:numPr>
          <w:ilvl w:val="0"/>
          <w:numId w:val="21"/>
        </w:numPr>
      </w:pPr>
      <w:r>
        <w:t>Random-password-generator: Generador de cadenas de caracteres aleatorias.</w:t>
      </w:r>
      <w:r w:rsidR="006B05B9">
        <w:t xml:space="preserve"> En nuestro caso lo hemos utilizado para generar las contraseñas de los nuevos usuarios, así como la funcionalidad de reiniciar la contraseña por olvido de ésta.</w:t>
      </w:r>
    </w:p>
    <w:p w14:paraId="40DE3A01" w14:textId="63B190D5" w:rsidR="008E6B51" w:rsidRDefault="008E6B51" w:rsidP="008E6B51">
      <w:pPr>
        <w:pStyle w:val="Prrafodelista"/>
        <w:numPr>
          <w:ilvl w:val="0"/>
          <w:numId w:val="21"/>
        </w:numPr>
      </w:pPr>
      <w:r>
        <w:t>Nodemailer: Permite el envío de emails.</w:t>
      </w:r>
      <w:r w:rsidR="00072EAD">
        <w:t xml:space="preserve"> Usado para el envío de los emails de registro en la plataforma y para el reinicio de la contraseña.</w:t>
      </w:r>
    </w:p>
    <w:p w14:paraId="28640D69" w14:textId="2E0E38F6" w:rsidR="008E6B51" w:rsidRDefault="008E6B51" w:rsidP="008E6B51">
      <w:pPr>
        <w:pStyle w:val="Prrafodelista"/>
        <w:numPr>
          <w:ilvl w:val="0"/>
          <w:numId w:val="21"/>
        </w:numPr>
      </w:pPr>
      <w:r>
        <w:t xml:space="preserve">fs: Node file system, usado para almacenar los archivos de imagen y audio en el </w:t>
      </w:r>
      <w:r w:rsidR="00072EAD">
        <w:t xml:space="preserve">sistema de archivos del </w:t>
      </w:r>
      <w:r>
        <w:t>servidor.</w:t>
      </w:r>
    </w:p>
    <w:p w14:paraId="283A5219" w14:textId="7716A1B4" w:rsidR="008A0684" w:rsidRDefault="008E6B51" w:rsidP="008A0684">
      <w:pPr>
        <w:pStyle w:val="Prrafodelista"/>
        <w:numPr>
          <w:ilvl w:val="0"/>
          <w:numId w:val="21"/>
        </w:numPr>
      </w:pPr>
      <w:r>
        <w:t>f</w:t>
      </w:r>
      <w:r w:rsidRPr="00E34F44">
        <w:t>ormidable</w:t>
      </w:r>
      <w:r>
        <w:t xml:space="preserve">: permite </w:t>
      </w:r>
      <w:commentRangeStart w:id="1239"/>
      <w:r>
        <w:t xml:space="preserve">parsear </w:t>
      </w:r>
      <w:commentRangeEnd w:id="1239"/>
      <w:r w:rsidR="00F80DC5">
        <w:rPr>
          <w:rStyle w:val="Refdecomentario"/>
        </w:rPr>
        <w:commentReference w:id="1239"/>
      </w:r>
      <w:r w:rsidR="00B005D8">
        <w:rPr>
          <w:rStyle w:val="Refdenotaalpie"/>
        </w:rPr>
        <w:footnoteReference w:id="1"/>
      </w:r>
      <w:r>
        <w:t>información de formularios</w:t>
      </w:r>
      <w:r w:rsidR="00554F08">
        <w:t>. U</w:t>
      </w:r>
      <w:r>
        <w:t>sado para parsear la subida y descarga de los archivos de imagen y audio</w:t>
      </w:r>
    </w:p>
    <w:p w14:paraId="4FE180BF" w14:textId="77777777" w:rsidR="000C72DE" w:rsidRDefault="000C72DE" w:rsidP="000C72DE">
      <w:pPr>
        <w:pStyle w:val="Ttulo2"/>
      </w:pPr>
      <w:bookmarkStart w:id="1240" w:name="_Toc476053726"/>
      <w:r>
        <w:t>Acceso a los archivos de audio e imagen</w:t>
      </w:r>
      <w:bookmarkEnd w:id="1240"/>
    </w:p>
    <w:p w14:paraId="1915109B" w14:textId="77777777" w:rsidR="000C72DE" w:rsidRDefault="000C72DE" w:rsidP="000C72DE">
      <w:r>
        <w:t>Los archivos de audio e imagen se encuentran almacenados en la ruta del servidor /public/files. Para permitir el acceso a dicha ruta, en el servidor en el archivo app.js hemos especificado que a la ruta /public/files se puede acceder a través de: url_servidor/files</w:t>
      </w:r>
    </w:p>
    <w:p w14:paraId="4CEEF85C" w14:textId="77777777" w:rsidR="00AF5C21" w:rsidRDefault="000C72DE" w:rsidP="00AF5C21">
      <w:pPr>
        <w:keepNext/>
        <w:jc w:val="center"/>
      </w:pPr>
      <w:r>
        <w:rPr>
          <w:noProof/>
          <w:lang w:val="en-GB" w:eastAsia="en-GB"/>
        </w:rPr>
        <w:drawing>
          <wp:inline distT="0" distB="0" distL="0" distR="0" wp14:anchorId="72CBA1B8" wp14:editId="090801F7">
            <wp:extent cx="5760085" cy="2286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28600"/>
                    </a:xfrm>
                    <a:prstGeom prst="rect">
                      <a:avLst/>
                    </a:prstGeom>
                  </pic:spPr>
                </pic:pic>
              </a:graphicData>
            </a:graphic>
          </wp:inline>
        </w:drawing>
      </w:r>
    </w:p>
    <w:p w14:paraId="582ACF64" w14:textId="23E32FAC" w:rsidR="000C72DE" w:rsidRDefault="00AF5C21" w:rsidP="00AF5C21">
      <w:pPr>
        <w:pStyle w:val="Descripcin"/>
      </w:pPr>
      <w:bookmarkStart w:id="1241" w:name="_Toc476053781"/>
      <w:r>
        <w:t xml:space="preserve">Figura  </w:t>
      </w:r>
      <w:fldSimple w:instr=" SEQ Figura_ \* ARABIC ">
        <w:r w:rsidR="008F33A2">
          <w:rPr>
            <w:noProof/>
          </w:rPr>
          <w:t>23</w:t>
        </w:r>
      </w:fldSimple>
      <w:r>
        <w:t>. Establecimiento de ruta para acceso a archivos desde public</w:t>
      </w:r>
      <w:bookmarkEnd w:id="1241"/>
    </w:p>
    <w:p w14:paraId="7D631B4C" w14:textId="35B89497" w:rsidR="000C72DE" w:rsidRDefault="000C72DE" w:rsidP="000C72DE">
      <w:r>
        <w:t xml:space="preserve">Así podemos ver </w:t>
      </w:r>
      <w:r w:rsidR="00085878">
        <w:t xml:space="preserve">un ejemplo de </w:t>
      </w:r>
      <w:r>
        <w:t>cómo se descarga la imagen asociada a una de las preguntas</w:t>
      </w:r>
      <w:r w:rsidR="004E12A0">
        <w:t xml:space="preserve"> desde la parte del cliente</w:t>
      </w:r>
      <w:r>
        <w:t>:</w:t>
      </w:r>
    </w:p>
    <w:p w14:paraId="61CE0179" w14:textId="77777777" w:rsidR="00AF5C21" w:rsidRDefault="000C72DE" w:rsidP="00AF5C21">
      <w:pPr>
        <w:keepNext/>
        <w:jc w:val="center"/>
      </w:pPr>
      <w:r>
        <w:rPr>
          <w:noProof/>
          <w:lang w:val="en-GB" w:eastAsia="en-GB"/>
        </w:rPr>
        <w:drawing>
          <wp:inline distT="0" distB="0" distL="0" distR="0" wp14:anchorId="1340066C" wp14:editId="1A431EB9">
            <wp:extent cx="5760085" cy="164465"/>
            <wp:effectExtent l="0" t="0" r="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64465"/>
                    </a:xfrm>
                    <a:prstGeom prst="rect">
                      <a:avLst/>
                    </a:prstGeom>
                  </pic:spPr>
                </pic:pic>
              </a:graphicData>
            </a:graphic>
          </wp:inline>
        </w:drawing>
      </w:r>
    </w:p>
    <w:p w14:paraId="5E1B28FF" w14:textId="091EF173" w:rsidR="000C72DE" w:rsidRPr="00C5616E" w:rsidRDefault="00AF5C21" w:rsidP="00AF5C21">
      <w:pPr>
        <w:pStyle w:val="Descripcin"/>
      </w:pPr>
      <w:bookmarkStart w:id="1242" w:name="_Toc476053782"/>
      <w:r>
        <w:t xml:space="preserve">Figura  </w:t>
      </w:r>
      <w:fldSimple w:instr=" SEQ Figura_ \* ARABIC ">
        <w:r w:rsidR="008F33A2">
          <w:rPr>
            <w:noProof/>
          </w:rPr>
          <w:t>24</w:t>
        </w:r>
      </w:fldSimple>
      <w:r>
        <w:t>. Descarga de imagen de una pregunta</w:t>
      </w:r>
      <w:bookmarkEnd w:id="1242"/>
    </w:p>
    <w:p w14:paraId="5300982D" w14:textId="43377DDB" w:rsidR="000C72DE" w:rsidRDefault="000C72DE" w:rsidP="000C72DE">
      <w:pPr>
        <w:pStyle w:val="Ttulo2"/>
      </w:pPr>
      <w:bookmarkStart w:id="1243" w:name="_Toc476053727"/>
      <w:r>
        <w:lastRenderedPageBreak/>
        <w:t>Reproducción de los audios</w:t>
      </w:r>
      <w:bookmarkEnd w:id="1243"/>
    </w:p>
    <w:p w14:paraId="5DCAAF19" w14:textId="79457CFA" w:rsidR="000C72DE" w:rsidRDefault="000C72DE" w:rsidP="000C72DE">
      <w:r>
        <w:t xml:space="preserve">Para la reproducción de los audios se ha utilizado el elemento </w:t>
      </w:r>
      <w:r w:rsidR="001D1B21">
        <w:t>A</w:t>
      </w:r>
      <w:r>
        <w:t>udio que nos ofrece HTML5. Su utilización es sencilla y nos proporciona funciones como play o stop para controlar la reproducción y parada de los audios.</w:t>
      </w:r>
      <w:r w:rsidR="00085878">
        <w:t xml:space="preserve"> Por un lado, p</w:t>
      </w:r>
      <w:r>
        <w:t>ara la vinculación del audio al elemento, basta con crear un objeto audio de la siguiente manera:</w:t>
      </w:r>
    </w:p>
    <w:p w14:paraId="0542ACAB" w14:textId="77777777" w:rsidR="00D775F2" w:rsidRDefault="000C72DE" w:rsidP="00D775F2">
      <w:pPr>
        <w:keepNext/>
        <w:jc w:val="center"/>
      </w:pPr>
      <w:r>
        <w:rPr>
          <w:noProof/>
          <w:lang w:val="en-GB" w:eastAsia="en-GB"/>
        </w:rPr>
        <w:drawing>
          <wp:inline distT="0" distB="0" distL="0" distR="0" wp14:anchorId="1BFE6F9C" wp14:editId="0B0C6354">
            <wp:extent cx="3695700" cy="3524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5700" cy="352425"/>
                    </a:xfrm>
                    <a:prstGeom prst="rect">
                      <a:avLst/>
                    </a:prstGeom>
                  </pic:spPr>
                </pic:pic>
              </a:graphicData>
            </a:graphic>
          </wp:inline>
        </w:drawing>
      </w:r>
    </w:p>
    <w:p w14:paraId="43AC452C" w14:textId="77D154B6" w:rsidR="000C72DE" w:rsidRDefault="00D775F2" w:rsidP="00D775F2">
      <w:pPr>
        <w:pStyle w:val="Descripcin"/>
      </w:pPr>
      <w:bookmarkStart w:id="1244" w:name="_Toc476053783"/>
      <w:r>
        <w:t xml:space="preserve">Figura  </w:t>
      </w:r>
      <w:fldSimple w:instr=" SEQ Figura_ \* ARABIC ">
        <w:r w:rsidR="008F33A2">
          <w:rPr>
            <w:noProof/>
          </w:rPr>
          <w:t>25</w:t>
        </w:r>
      </w:fldSimple>
      <w:r>
        <w:t>. Creación de audio</w:t>
      </w:r>
      <w:bookmarkEnd w:id="1244"/>
    </w:p>
    <w:p w14:paraId="42E682D3" w14:textId="77777777" w:rsidR="000C72DE" w:rsidRDefault="000C72DE" w:rsidP="000C72DE">
      <w:r>
        <w:t>Por otro lado, para reproducir el audio o pararlo, basta con utilizar las funciones como sigue:</w:t>
      </w:r>
    </w:p>
    <w:p w14:paraId="01169232" w14:textId="77777777" w:rsidR="00D775F2" w:rsidRDefault="000C72DE" w:rsidP="00D775F2">
      <w:pPr>
        <w:keepNext/>
        <w:jc w:val="center"/>
      </w:pPr>
      <w:r>
        <w:rPr>
          <w:noProof/>
          <w:lang w:val="en-GB" w:eastAsia="en-GB"/>
        </w:rPr>
        <w:drawing>
          <wp:inline distT="0" distB="0" distL="0" distR="0" wp14:anchorId="754B5512" wp14:editId="660B7F49">
            <wp:extent cx="1447800" cy="5619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7800" cy="561975"/>
                    </a:xfrm>
                    <a:prstGeom prst="rect">
                      <a:avLst/>
                    </a:prstGeom>
                  </pic:spPr>
                </pic:pic>
              </a:graphicData>
            </a:graphic>
          </wp:inline>
        </w:drawing>
      </w:r>
    </w:p>
    <w:p w14:paraId="6599603E" w14:textId="7DF02009" w:rsidR="006D4BEF" w:rsidRPr="006D4BEF" w:rsidRDefault="00D775F2" w:rsidP="00D775F2">
      <w:pPr>
        <w:pStyle w:val="Descripcin"/>
      </w:pPr>
      <w:bookmarkStart w:id="1245" w:name="_Toc476053784"/>
      <w:r>
        <w:t xml:space="preserve">Figura  </w:t>
      </w:r>
      <w:fldSimple w:instr=" SEQ Figura_ \* ARABIC ">
        <w:r w:rsidR="008F33A2">
          <w:rPr>
            <w:noProof/>
          </w:rPr>
          <w:t>26</w:t>
        </w:r>
      </w:fldSimple>
      <w:r>
        <w:t>. Ejecución y pausa de audio</w:t>
      </w:r>
      <w:bookmarkEnd w:id="1245"/>
    </w:p>
    <w:p w14:paraId="0C36D242" w14:textId="613B6473" w:rsidR="00D25A40" w:rsidRDefault="00D25A40" w:rsidP="00D25A40">
      <w:pPr>
        <w:pStyle w:val="Ttulo2"/>
      </w:pPr>
      <w:bookmarkStart w:id="1246" w:name="_Toc476053728"/>
      <w:r>
        <w:t>Software utilizado para el desarrollo</w:t>
      </w:r>
      <w:bookmarkEnd w:id="1246"/>
    </w:p>
    <w:p w14:paraId="782B27D8" w14:textId="4FED7732" w:rsidR="003E521A" w:rsidRDefault="003E521A" w:rsidP="003E521A">
      <w:pPr>
        <w:pStyle w:val="Ttulo3"/>
      </w:pPr>
      <w:bookmarkStart w:id="1247" w:name="_Toc476053729"/>
      <w:r>
        <w:t>GITHUB y SourceTree</w:t>
      </w:r>
      <w:bookmarkEnd w:id="1247"/>
    </w:p>
    <w:p w14:paraId="457C62F7" w14:textId="79D88C89" w:rsidR="003E521A" w:rsidRPr="003E521A" w:rsidRDefault="0061248F" w:rsidP="003E521A">
      <w:r>
        <w:t>Para el control se versiones se ha utilizado GitHub, a través del programa SourceTree</w:t>
      </w:r>
      <w:r w:rsidR="001D1B21">
        <w:t>,</w:t>
      </w:r>
      <w:r>
        <w:t xml:space="preserve"> que nos ofrece una interfaz gráfica. Con GitHub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1248" w:name="_Toc476053730"/>
      <w:r>
        <w:t>Sublime Text 3</w:t>
      </w:r>
      <w:bookmarkEnd w:id="1248"/>
    </w:p>
    <w:p w14:paraId="6445FE3C" w14:textId="3FFBD3A4" w:rsidR="00CD6060" w:rsidRDefault="00CD6060" w:rsidP="00CD6060">
      <w:r>
        <w:t>Para el desarrollo del código se ha utilizado el software Sublime Text 3, que incluye paquetes que se pueden instalar que facilitan el desarrollo y ahorran tiempo. Por ejemplo, incluye paquetes de AngularJS con snipets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1249" w:name="_Toc476053731"/>
      <w:r>
        <w:t>Robomongo</w:t>
      </w:r>
      <w:bookmarkEnd w:id="1249"/>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1250" w:name="_Toc476053732"/>
      <w:r>
        <w:t>Postman</w:t>
      </w:r>
      <w:bookmarkEnd w:id="1250"/>
    </w:p>
    <w:p w14:paraId="0087448F" w14:textId="2544F58E" w:rsidR="00CD6060" w:rsidRDefault="00CD6060" w:rsidP="00CD6060">
      <w:r>
        <w:t xml:space="preserve">Software útil al principio del </w:t>
      </w:r>
      <w:r w:rsidR="00A16D23">
        <w:t>desarrollo de la parte servidor</w:t>
      </w:r>
      <w:r>
        <w:t xml:space="preserve">. Permite realizar llamadas al servidor y probar las rutas para comprobar el correcto funcionamiento del servidor sin </w:t>
      </w:r>
      <w:r>
        <w:lastRenderedPageBreak/>
        <w:t>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421AC088" w14:textId="77777777" w:rsidR="00471392" w:rsidRDefault="00CD6060" w:rsidP="00471392">
      <w:pPr>
        <w:keepNext/>
        <w:jc w:val="center"/>
      </w:pPr>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02205"/>
                    </a:xfrm>
                    <a:prstGeom prst="rect">
                      <a:avLst/>
                    </a:prstGeom>
                  </pic:spPr>
                </pic:pic>
              </a:graphicData>
            </a:graphic>
          </wp:inline>
        </w:drawing>
      </w:r>
    </w:p>
    <w:p w14:paraId="3B1779F9" w14:textId="33CD56E6" w:rsidR="00CD6060" w:rsidRDefault="00471392" w:rsidP="00471392">
      <w:pPr>
        <w:pStyle w:val="Descripcin"/>
      </w:pPr>
      <w:bookmarkStart w:id="1251" w:name="_Toc476053785"/>
      <w:r>
        <w:t xml:space="preserve">Figura  </w:t>
      </w:r>
      <w:fldSimple w:instr=" SEQ Figura_ \* ARABIC ">
        <w:r w:rsidR="008F33A2">
          <w:rPr>
            <w:noProof/>
          </w:rPr>
          <w:t>27</w:t>
        </w:r>
      </w:fldSimple>
      <w:r>
        <w:t>. Ejemplo de llamada en Postman</w:t>
      </w:r>
      <w:bookmarkEnd w:id="1251"/>
    </w:p>
    <w:p w14:paraId="13BB2102" w14:textId="143EF7B5" w:rsidR="00CD6060" w:rsidRDefault="00CD6060" w:rsidP="00CD6060">
      <w:r>
        <w:t>Como vemos, configuramos que la llamada</w:t>
      </w:r>
      <w:r w:rsidR="00845952">
        <w:t xml:space="preserve"> sea de tipo “POST”, a la ruta api/v1/users/newUser</w:t>
      </w:r>
      <w:r>
        <w:t>, e introducimos en Body los campos que tendría la petición si la hiciéramos desde un cliente real. Además, podemos visualizar la respuesta recibida del servidor</w:t>
      </w:r>
      <w:r w:rsidR="0007017F">
        <w:t>, que es la información que recibirá la parte cliente</w:t>
      </w:r>
      <w:r>
        <w:t>:</w:t>
      </w:r>
    </w:p>
    <w:p w14:paraId="7419DB5C" w14:textId="77777777" w:rsidR="00B4461A" w:rsidRDefault="00CD6060" w:rsidP="00B4461A">
      <w:pPr>
        <w:keepNext/>
        <w:jc w:val="center"/>
      </w:pPr>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66950"/>
                    </a:xfrm>
                    <a:prstGeom prst="rect">
                      <a:avLst/>
                    </a:prstGeom>
                  </pic:spPr>
                </pic:pic>
              </a:graphicData>
            </a:graphic>
          </wp:inline>
        </w:drawing>
      </w:r>
    </w:p>
    <w:p w14:paraId="2E9BB892" w14:textId="7B0D48F4" w:rsidR="00CD6060" w:rsidRPr="00CD6060" w:rsidRDefault="00B4461A" w:rsidP="00B4461A">
      <w:pPr>
        <w:pStyle w:val="Descripcin"/>
      </w:pPr>
      <w:bookmarkStart w:id="1252" w:name="_Toc476053786"/>
      <w:r>
        <w:t xml:space="preserve">Figura  </w:t>
      </w:r>
      <w:fldSimple w:instr=" SEQ Figura_ \* ARABIC ">
        <w:r w:rsidR="008F33A2">
          <w:rPr>
            <w:noProof/>
          </w:rPr>
          <w:t>28</w:t>
        </w:r>
      </w:fldSimple>
      <w:r>
        <w:t>. Ejemplo de respuesta en Postman</w:t>
      </w:r>
      <w:bookmarkEnd w:id="1252"/>
    </w:p>
    <w:p w14:paraId="6FD1CFDD" w14:textId="0BABF4AF" w:rsidR="00794FE3" w:rsidRDefault="00794FE3" w:rsidP="00794FE3">
      <w:pPr>
        <w:pStyle w:val="Ttulo2"/>
      </w:pPr>
      <w:bookmarkStart w:id="1253" w:name="_Toc476053733"/>
      <w:r>
        <w:t>Medidas de seguridad</w:t>
      </w:r>
      <w:bookmarkEnd w:id="1253"/>
    </w:p>
    <w:p w14:paraId="42A694EC" w14:textId="2D550464" w:rsidR="00794FE3" w:rsidRDefault="00794FE3" w:rsidP="00794FE3">
      <w:r>
        <w:t>Como medidas de seguridad en la aplicación, se ha optado por un lado del registro en la pla</w:t>
      </w:r>
      <w:r w:rsidR="00917DBE">
        <w:t>taforma como control de acceso,</w:t>
      </w:r>
      <w:r>
        <w:t xml:space="preserve"> </w:t>
      </w:r>
      <w:r w:rsidR="00A16D23">
        <w:t>como también</w:t>
      </w:r>
      <w:r>
        <w:t xml:space="preserve"> la necesidad de autenticarse para poder acceder a la aplicación. </w:t>
      </w:r>
      <w:r w:rsidR="00845952">
        <w:t>Por otro lado, para el acceso a las rutas de la parte servidora es necesario tener un token</w:t>
      </w:r>
      <w:r w:rsidR="00A16D23">
        <w:t xml:space="preserve"> de acceso</w:t>
      </w:r>
      <w:r w:rsidR="00845952">
        <w:t xml:space="preserve"> que se genera una vez el usuario se ha autenticado en el sistema</w:t>
      </w:r>
      <w:r w:rsidR="006E7880">
        <w:t xml:space="preserve">; </w:t>
      </w:r>
      <w:r w:rsidR="005515C9">
        <w:t xml:space="preserve">así </w:t>
      </w:r>
      <w:r w:rsidR="005515C9">
        <w:lastRenderedPageBreak/>
        <w:t>como disponer de la</w:t>
      </w:r>
      <w:r w:rsidR="00713C71">
        <w:t>s</w:t>
      </w:r>
      <w:r w:rsidR="005515C9">
        <w:t xml:space="preserve"> contraseña</w:t>
      </w:r>
      <w:r w:rsidR="00713C71">
        <w:t>s</w:t>
      </w:r>
      <w:r w:rsidR="005515C9">
        <w:t xml:space="preserve"> </w:t>
      </w:r>
      <w:r w:rsidR="00B64F86">
        <w:t>encriptadas</w:t>
      </w:r>
      <w:r w:rsidR="005515C9">
        <w:t xml:space="preserve"> en la base de datos</w:t>
      </w:r>
      <w:r w:rsidR="00845952">
        <w:t>.</w:t>
      </w:r>
      <w:r w:rsidR="00917DBE">
        <w:t xml:space="preserve"> Otra medida tomada es la existencia de un archivo de configuración en la que extraemos</w:t>
      </w:r>
      <w:r w:rsidR="00F52DC5">
        <w:t xml:space="preserve"> las variables</w:t>
      </w:r>
      <w:r w:rsidR="00917DBE">
        <w:t xml:space="preserve"> del código.</w:t>
      </w:r>
    </w:p>
    <w:p w14:paraId="4DBD023B" w14:textId="719EE7AF" w:rsidR="003E521A" w:rsidRDefault="003E521A" w:rsidP="003E521A">
      <w:pPr>
        <w:pStyle w:val="Ttulo3"/>
      </w:pPr>
      <w:bookmarkStart w:id="1254" w:name="_Toc476053734"/>
      <w:r>
        <w:t>Archivo de configuración</w:t>
      </w:r>
      <w:bookmarkEnd w:id="1254"/>
      <w:r>
        <w:t xml:space="preserve"> </w:t>
      </w:r>
    </w:p>
    <w:p w14:paraId="55B4A82F" w14:textId="48E766DD"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información sensible</w:t>
      </w:r>
      <w:r w:rsidR="007E79D9">
        <w:t>,</w:t>
      </w:r>
      <w:r>
        <w:t xml:space="preserve"> </w:t>
      </w:r>
      <w:r w:rsidR="007E79D9">
        <w:t>no sea accesible</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Palabra secreta con la cual se codificará y decodificará el token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1255" w:name="_Toc476053735"/>
      <w:r>
        <w:t>Registro en la aplicación</w:t>
      </w:r>
      <w:bookmarkEnd w:id="1255"/>
    </w:p>
    <w:p w14:paraId="628DAC95" w14:textId="3852DE8D" w:rsidR="00201020" w:rsidRDefault="00794FE3" w:rsidP="00201020">
      <w:r>
        <w:t>La responsabilidad del registro en la aplicación de los usuarios será por p</w:t>
      </w:r>
      <w:r w:rsidR="00E96430">
        <w:t>arte de un usuario de tipo administrador</w:t>
      </w:r>
      <w:r>
        <w:t>.</w:t>
      </w:r>
      <w:r w:rsidR="00E96430">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1256" w:name="_Toc476053736"/>
      <w:r>
        <w:t>Token de acceso</w:t>
      </w:r>
      <w:bookmarkEnd w:id="1256"/>
    </w:p>
    <w:p w14:paraId="5AD87798" w14:textId="408F6634" w:rsidR="00201020" w:rsidRDefault="00201020" w:rsidP="00201020">
      <w:r>
        <w:t>Una vez autenticado el usuario, se generará un token de acceso al servidor, y todas las peticiones realizadas al servidor desde el cliente tendrán que tener en la cabecera de la petición el token de acceso adjunto. De este modo, en el servidor antes de procesar cada petición, se recogerá dicho token y se comprobará si es válido.</w:t>
      </w:r>
    </w:p>
    <w:p w14:paraId="2EA9BB9E" w14:textId="15079A54" w:rsidR="00201020" w:rsidRDefault="00201020" w:rsidP="00201020">
      <w:r>
        <w:t>Al crear un t</w:t>
      </w:r>
      <w:r w:rsidR="00F80DC5">
        <w:t>o</w:t>
      </w:r>
      <w:r>
        <w:t xml:space="preserve">ken de acceso, </w:t>
      </w:r>
      <w:r w:rsidR="003E521A">
        <w:t>primero se establece su contenido, y después se codifica con una palabra secreta previamente elegida al configurar el servidor.</w:t>
      </w:r>
      <w:r w:rsidR="00AB5FCF">
        <w:t xml:space="preserve"> En nuestro caso, el token se conforma por un payload con el id del usuario, el momento de la creación del token, y el momento de expiración del token.</w:t>
      </w:r>
    </w:p>
    <w:p w14:paraId="08B2790C" w14:textId="77777777" w:rsidR="00F9626B" w:rsidRDefault="00AB5FCF" w:rsidP="00F9626B">
      <w:pPr>
        <w:keepNext/>
        <w:jc w:val="center"/>
      </w:pPr>
      <w:r>
        <w:rPr>
          <w:noProof/>
          <w:lang w:val="en-GB" w:eastAsia="en-GB"/>
        </w:rPr>
        <w:lastRenderedPageBreak/>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775" cy="2124075"/>
                    </a:xfrm>
                    <a:prstGeom prst="rect">
                      <a:avLst/>
                    </a:prstGeom>
                  </pic:spPr>
                </pic:pic>
              </a:graphicData>
            </a:graphic>
          </wp:inline>
        </w:drawing>
      </w:r>
    </w:p>
    <w:p w14:paraId="67607997" w14:textId="366BAC49" w:rsidR="00AB5FCF" w:rsidRDefault="00F9626B" w:rsidP="00F9626B">
      <w:pPr>
        <w:pStyle w:val="Descripcin"/>
      </w:pPr>
      <w:bookmarkStart w:id="1257" w:name="_Toc476053787"/>
      <w:r>
        <w:t xml:space="preserve">Figura  </w:t>
      </w:r>
      <w:fldSimple w:instr=" SEQ Figura_ \* ARABIC ">
        <w:r w:rsidR="008F33A2">
          <w:rPr>
            <w:noProof/>
          </w:rPr>
          <w:t>29</w:t>
        </w:r>
      </w:fldSimple>
      <w:r>
        <w:t>. Función de creación del token</w:t>
      </w:r>
      <w:bookmarkEnd w:id="1257"/>
    </w:p>
    <w:p w14:paraId="54946F2D" w14:textId="10F4E76B" w:rsidR="00AB5FCF" w:rsidRDefault="00AB5FCF" w:rsidP="00201020">
      <w:r>
        <w:t>Así, para comprobar la validez del token, se siguen los pasos siguientes:</w:t>
      </w:r>
    </w:p>
    <w:p w14:paraId="46283E90" w14:textId="339A15D1" w:rsidR="00AB5FCF" w:rsidRDefault="00AB5FCF" w:rsidP="00AB5FCF">
      <w:pPr>
        <w:pStyle w:val="Prrafodelista"/>
        <w:numPr>
          <w:ilvl w:val="0"/>
          <w:numId w:val="24"/>
        </w:numPr>
      </w:pPr>
      <w:r>
        <w:t>Se decodifica el token con la clave secreta, y en caso de que se produzca una excepción al decodificar, significará que el token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token ha expirado su periodo de validez, que en nuestro caso lo hemos configurado como 14 días. </w:t>
      </w:r>
    </w:p>
    <w:p w14:paraId="038F82D0" w14:textId="44FE9E21" w:rsidR="00AB5FCF" w:rsidRPr="00201020" w:rsidRDefault="00AB5FCF" w:rsidP="00AB5FCF">
      <w:r>
        <w:t xml:space="preserve">En caso de que el token se haya codificado con la misma clave secreta y que no haya expirado, se permitirá el acceso a la ruta </w:t>
      </w:r>
      <w:r w:rsidR="00D472A7">
        <w:t xml:space="preserve">solicitada </w:t>
      </w:r>
      <w:r>
        <w:t xml:space="preserve">del servidor. </w:t>
      </w:r>
    </w:p>
    <w:p w14:paraId="270F51C2" w14:textId="1C5476DD" w:rsidR="00201020" w:rsidRDefault="00201020" w:rsidP="00201020">
      <w:pPr>
        <w:pStyle w:val="Ttulo3"/>
      </w:pPr>
      <w:bookmarkStart w:id="1258" w:name="_Toc476053737"/>
      <w:r>
        <w:t>Autenticación</w:t>
      </w:r>
      <w:bookmarkEnd w:id="1258"/>
    </w:p>
    <w:p w14:paraId="5E9CEA8D" w14:textId="5E25DBE4" w:rsidR="00201020" w:rsidRDefault="00201020" w:rsidP="00201020">
      <w:r>
        <w:t xml:space="preserve">Para poder pasar de la pantalla de Login de la aplicación, es necesario autenticarse con email y contraseña válidos presentes en la base de datos. Una vez el usuario cumplimenta el formulario de autenticación, se realiza una petición al servidor de tipo POST a la ruta </w:t>
      </w:r>
      <w:r w:rsidR="00D4439A">
        <w:t>/api/v1/users/login</w:t>
      </w:r>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697A4517" w:rsidR="00201020" w:rsidRDefault="00201020" w:rsidP="00201020">
      <w:pPr>
        <w:pStyle w:val="Prrafodelista"/>
        <w:numPr>
          <w:ilvl w:val="0"/>
          <w:numId w:val="23"/>
        </w:numPr>
      </w:pPr>
      <w:r>
        <w:t xml:space="preserve">En caso de que exista dicho usuario, se </w:t>
      </w:r>
      <w:r w:rsidR="003A3521">
        <w:t>codificará</w:t>
      </w:r>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78CF0E94" w:rsidR="00D25A40" w:rsidRDefault="00201020" w:rsidP="00D4439A">
      <w:pPr>
        <w:pStyle w:val="Prrafodelista"/>
        <w:numPr>
          <w:ilvl w:val="0"/>
          <w:numId w:val="23"/>
        </w:numPr>
      </w:pPr>
      <w:r>
        <w:t xml:space="preserve">Si la contraseña coincide, se generará un token de acceso </w:t>
      </w:r>
      <w:r w:rsidR="00174F73">
        <w:t xml:space="preserve">y se responderá con un código de estatus 200 de éxito y el contenido del id, email, nombre completo, </w:t>
      </w:r>
      <w:del w:id="1259" w:author="rocio romero panero" w:date="2017-02-28T14:03:00Z">
        <w:r w:rsidR="00174F73" w:rsidDel="00D4010B">
          <w:delText>dni</w:delText>
        </w:r>
      </w:del>
      <w:ins w:id="1260" w:author="rocio romero panero" w:date="2017-02-28T14:03:00Z">
        <w:r w:rsidR="00D4010B">
          <w:t>DNI</w:t>
        </w:r>
      </w:ins>
      <w:r w:rsidR="00174F73">
        <w:t>, titulación, si es o no admin</w:t>
      </w:r>
      <w:r w:rsidR="003875F2">
        <w:t>istrador</w:t>
      </w:r>
      <w:r w:rsidR="00174F73">
        <w:t>, y la puntuación del usuario autenticado.</w:t>
      </w:r>
    </w:p>
    <w:p w14:paraId="38C262C7" w14:textId="296DA1F4" w:rsidR="00D25A40" w:rsidRDefault="00D25A40" w:rsidP="00D25A40">
      <w:pPr>
        <w:pStyle w:val="Ttulo2"/>
      </w:pPr>
      <w:bookmarkStart w:id="1261" w:name="_Toc476053738"/>
      <w:r>
        <w:t>Funcionalidades de la aplicación</w:t>
      </w:r>
      <w:bookmarkEnd w:id="1261"/>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7E813BCB" w14:textId="77777777" w:rsidR="00D67B74" w:rsidRDefault="0039155D" w:rsidP="00D67B74">
      <w:pPr>
        <w:keepNext/>
        <w:jc w:val="center"/>
      </w:pPr>
      <w:r>
        <w:rPr>
          <w:noProof/>
          <w:lang w:val="en-GB" w:eastAsia="en-GB"/>
        </w:rPr>
        <w:lastRenderedPageBreak/>
        <w:drawing>
          <wp:inline distT="0" distB="0" distL="0" distR="0" wp14:anchorId="189195C4" wp14:editId="3675F440">
            <wp:extent cx="2115391" cy="23749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9635" cy="2402119"/>
                    </a:xfrm>
                    <a:prstGeom prst="rect">
                      <a:avLst/>
                    </a:prstGeom>
                  </pic:spPr>
                </pic:pic>
              </a:graphicData>
            </a:graphic>
          </wp:inline>
        </w:drawing>
      </w:r>
      <w:r>
        <w:rPr>
          <w:noProof/>
          <w:lang w:val="en-GB" w:eastAsia="en-GB"/>
        </w:rPr>
        <w:drawing>
          <wp:inline distT="0" distB="0" distL="0" distR="0" wp14:anchorId="57EF1ACB" wp14:editId="226A8DA3">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750" cy="2371725"/>
                    </a:xfrm>
                    <a:prstGeom prst="rect">
                      <a:avLst/>
                    </a:prstGeom>
                  </pic:spPr>
                </pic:pic>
              </a:graphicData>
            </a:graphic>
          </wp:inline>
        </w:drawing>
      </w:r>
    </w:p>
    <w:p w14:paraId="35DC7AF0" w14:textId="25AE488E" w:rsidR="00A83A63" w:rsidRDefault="00D67B74" w:rsidP="00D67B74">
      <w:pPr>
        <w:pStyle w:val="Descripcin"/>
      </w:pPr>
      <w:bookmarkStart w:id="1262" w:name="_Toc476053788"/>
      <w:r>
        <w:t xml:space="preserve">Figura  </w:t>
      </w:r>
      <w:fldSimple w:instr=" SEQ Figura_ \* ARABIC ">
        <w:r w:rsidR="008F33A2">
          <w:rPr>
            <w:noProof/>
          </w:rPr>
          <w:t>30</w:t>
        </w:r>
      </w:fldSimple>
      <w:r>
        <w:t>. Diferente menú según el tipo de usuario</w:t>
      </w:r>
      <w:bookmarkEnd w:id="1262"/>
    </w:p>
    <w:p w14:paraId="454C4331" w14:textId="2E8A3704" w:rsidR="00E90C6B" w:rsidRDefault="0039155D" w:rsidP="00E90C6B">
      <w:r>
        <w:t xml:space="preserve"> </w:t>
      </w:r>
    </w:p>
    <w:p w14:paraId="19BA7B75" w14:textId="2D415733" w:rsidR="00E90C6B" w:rsidRDefault="00046DD8" w:rsidP="00E90C6B">
      <w:pPr>
        <w:pStyle w:val="Ttulo3"/>
      </w:pPr>
      <w:bookmarkStart w:id="1263" w:name="_Toc476053739"/>
      <w:r>
        <w:t>Autenticación</w:t>
      </w:r>
      <w:bookmarkEnd w:id="1263"/>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En caso de que surja un error en el proceso de autenticación como puede ser que el usuario con dicho email no exista, o que las contraseñas no coincidan, se abrirá un popup</w:t>
      </w:r>
      <w:r w:rsidR="00A92B43">
        <w:t xml:space="preserve"> de información</w:t>
      </w:r>
      <w:r w:rsidR="004A1B13">
        <w:t>.</w:t>
      </w:r>
    </w:p>
    <w:p w14:paraId="2DC1628C" w14:textId="77777777" w:rsidR="00A62B84" w:rsidRDefault="00A92B43" w:rsidP="00A62B84">
      <w:pPr>
        <w:keepNext/>
        <w:jc w:val="center"/>
      </w:pPr>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154555"/>
                    </a:xfrm>
                    <a:prstGeom prst="rect">
                      <a:avLst/>
                    </a:prstGeom>
                  </pic:spPr>
                </pic:pic>
              </a:graphicData>
            </a:graphic>
          </wp:inline>
        </w:drawing>
      </w:r>
    </w:p>
    <w:p w14:paraId="50935285" w14:textId="45D07BD0" w:rsidR="00A92B43" w:rsidRDefault="00A62B84" w:rsidP="00A62B84">
      <w:pPr>
        <w:pStyle w:val="Descripcin"/>
      </w:pPr>
      <w:bookmarkStart w:id="1264" w:name="_Toc476053789"/>
      <w:r>
        <w:t xml:space="preserve">Figura  </w:t>
      </w:r>
      <w:fldSimple w:instr=" SEQ Figura_ \* ARABIC ">
        <w:r w:rsidR="008F33A2">
          <w:rPr>
            <w:noProof/>
          </w:rPr>
          <w:t>31</w:t>
        </w:r>
      </w:fldSimple>
      <w:r>
        <w:t>. Pantalla de autenticación</w:t>
      </w:r>
      <w:bookmarkEnd w:id="1264"/>
    </w:p>
    <w:p w14:paraId="0F4F5D4D" w14:textId="77777777" w:rsidR="00A62B84" w:rsidRDefault="004A1B13" w:rsidP="00A62B84">
      <w:pPr>
        <w:keepNext/>
        <w:jc w:val="center"/>
      </w:pPr>
      <w:r>
        <w:rPr>
          <w:noProof/>
          <w:lang w:val="en-GB" w:eastAsia="en-GB"/>
        </w:rPr>
        <w:lastRenderedPageBreak/>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5075" cy="1619250"/>
                    </a:xfrm>
                    <a:prstGeom prst="rect">
                      <a:avLst/>
                    </a:prstGeom>
                  </pic:spPr>
                </pic:pic>
              </a:graphicData>
            </a:graphic>
          </wp:inline>
        </w:drawing>
      </w:r>
    </w:p>
    <w:p w14:paraId="4C2459E2" w14:textId="0C81557D" w:rsidR="004A1B13" w:rsidRDefault="00A62B84" w:rsidP="00A62B84">
      <w:pPr>
        <w:pStyle w:val="Descripcin"/>
      </w:pPr>
      <w:bookmarkStart w:id="1265" w:name="_Toc476053790"/>
      <w:r>
        <w:t xml:space="preserve">Figura  </w:t>
      </w:r>
      <w:fldSimple w:instr=" SEQ Figura_ \* ARABIC ">
        <w:r w:rsidR="008F33A2">
          <w:rPr>
            <w:noProof/>
          </w:rPr>
          <w:t>32</w:t>
        </w:r>
      </w:fldSimple>
      <w:r>
        <w:t>. Popup de autenticación fallida</w:t>
      </w:r>
      <w:bookmarkEnd w:id="1265"/>
    </w:p>
    <w:p w14:paraId="3CB9E157" w14:textId="45A56737" w:rsidR="004A1B13" w:rsidRDefault="00394601" w:rsidP="00E90C6B">
      <w:r>
        <w:t>En caso de autenticación exi</w:t>
      </w:r>
      <w:r w:rsidR="004A1B13">
        <w:t xml:space="preserve">tosa, </w:t>
      </w:r>
      <w:r w:rsidR="00B54CC4">
        <w:t>se guardará la información del usuario en el local storage</w:t>
      </w:r>
      <w:r w:rsidR="00922A7D">
        <w:t>. Dependiendo de si el tipo de usuario es de administrador o no, se redirigirá a la pantalla de perfil o de administración</w:t>
      </w:r>
      <w:r w:rsidR="004A1B13">
        <w:t>.</w:t>
      </w:r>
    </w:p>
    <w:p w14:paraId="7105F1FA" w14:textId="77777777" w:rsidR="003C287A" w:rsidRDefault="00B54CC4" w:rsidP="003C287A">
      <w:pPr>
        <w:keepNext/>
        <w:jc w:val="center"/>
      </w:pPr>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948690"/>
                    </a:xfrm>
                    <a:prstGeom prst="rect">
                      <a:avLst/>
                    </a:prstGeom>
                  </pic:spPr>
                </pic:pic>
              </a:graphicData>
            </a:graphic>
          </wp:inline>
        </w:drawing>
      </w:r>
    </w:p>
    <w:p w14:paraId="60F65BB3" w14:textId="1D1D61F4" w:rsidR="00B54CC4" w:rsidRDefault="003C287A" w:rsidP="003C287A">
      <w:pPr>
        <w:pStyle w:val="Descripcin"/>
      </w:pPr>
      <w:bookmarkStart w:id="1266" w:name="_Toc476053791"/>
      <w:r>
        <w:t xml:space="preserve">Figura  </w:t>
      </w:r>
      <w:fldSimple w:instr=" SEQ Figura_ \* ARABIC ">
        <w:r w:rsidR="008F33A2">
          <w:rPr>
            <w:noProof/>
          </w:rPr>
          <w:t>33</w:t>
        </w:r>
      </w:fldSimple>
      <w:r>
        <w:t>. Local storage</w:t>
      </w:r>
      <w:bookmarkEnd w:id="1266"/>
    </w:p>
    <w:p w14:paraId="749ED3A8" w14:textId="28A60C2B" w:rsidR="00D326A3" w:rsidRDefault="00D326A3" w:rsidP="00D326A3">
      <w:pPr>
        <w:pStyle w:val="Ttulo4"/>
      </w:pPr>
      <w:r>
        <w:t>Recordar contraseña</w:t>
      </w:r>
    </w:p>
    <w:p w14:paraId="6BBC5454" w14:textId="2A7F3DE8" w:rsidR="00A92B43" w:rsidRDefault="00A92B43" w:rsidP="00A92B43">
      <w:r>
        <w:t>En la pantalla de autenticación tenemos la opción de recibir un email en caso de que no nos acordemos de la contraseña. Al pulsar el botón “Ups! I forgot my password!” se abrirá un popup en el que rellenaremos el email el cual no nos acordamos de la contraseña. Una vez pulsado en el botón de “OK!” se enviará una petición al servidor de tipo POST a la ruta /api/v1/password, donde se seguirán los siguientes pasos:</w:t>
      </w:r>
    </w:p>
    <w:p w14:paraId="437310E1" w14:textId="2DCBA46B" w:rsidR="00A92B43" w:rsidRDefault="00A92B43" w:rsidP="00A92B43">
      <w:pPr>
        <w:pStyle w:val="Prrafodelista"/>
        <w:numPr>
          <w:ilvl w:val="0"/>
          <w:numId w:val="25"/>
        </w:numPr>
      </w:pPr>
      <w:r>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50E7E52A" w14:textId="7A309018" w:rsidR="007D7F0F" w:rsidRDefault="00A92B43" w:rsidP="007D7F0F">
      <w:pPr>
        <w:keepNext/>
        <w:jc w:val="center"/>
      </w:pPr>
      <w:r>
        <w:rPr>
          <w:noProof/>
          <w:lang w:val="en-GB" w:eastAsia="en-GB"/>
        </w:rPr>
        <w:drawing>
          <wp:inline distT="0" distB="0" distL="0" distR="0" wp14:anchorId="2F43B9EA" wp14:editId="3F2E7F71">
            <wp:extent cx="1393288" cy="123545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7744" cy="1266007"/>
                    </a:xfrm>
                    <a:prstGeom prst="rect">
                      <a:avLst/>
                    </a:prstGeom>
                  </pic:spPr>
                </pic:pic>
              </a:graphicData>
            </a:graphic>
          </wp:inline>
        </w:drawing>
      </w:r>
      <w:r w:rsidR="00EE5EE5">
        <w:rPr>
          <w:noProof/>
          <w:lang w:val="en-GB" w:eastAsia="en-GB"/>
        </w:rPr>
        <w:drawing>
          <wp:inline distT="0" distB="0" distL="0" distR="0" wp14:anchorId="1F88A54F" wp14:editId="1510EF64">
            <wp:extent cx="1698864" cy="12293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8017" cy="1272166"/>
                    </a:xfrm>
                    <a:prstGeom prst="rect">
                      <a:avLst/>
                    </a:prstGeom>
                  </pic:spPr>
                </pic:pic>
              </a:graphicData>
            </a:graphic>
          </wp:inline>
        </w:drawing>
      </w:r>
      <w:r w:rsidR="00C452F8">
        <w:rPr>
          <w:noProof/>
          <w:lang w:val="en-GB" w:eastAsia="en-GB"/>
        </w:rPr>
        <w:drawing>
          <wp:inline distT="0" distB="0" distL="0" distR="0" wp14:anchorId="3414ECD2" wp14:editId="4EF47CB5">
            <wp:extent cx="1727200" cy="1238252"/>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2536" cy="1292261"/>
                    </a:xfrm>
                    <a:prstGeom prst="rect">
                      <a:avLst/>
                    </a:prstGeom>
                  </pic:spPr>
                </pic:pic>
              </a:graphicData>
            </a:graphic>
          </wp:inline>
        </w:drawing>
      </w:r>
    </w:p>
    <w:p w14:paraId="15A77EC2" w14:textId="1460FE1A" w:rsidR="00A92B43" w:rsidRDefault="007D7F0F" w:rsidP="007D7F0F">
      <w:pPr>
        <w:pStyle w:val="Descripcin"/>
      </w:pPr>
      <w:bookmarkStart w:id="1267" w:name="_Toc476053792"/>
      <w:r>
        <w:t xml:space="preserve">Figura  </w:t>
      </w:r>
      <w:fldSimple w:instr=" SEQ Figura_ \* ARABIC ">
        <w:r w:rsidR="008F33A2">
          <w:rPr>
            <w:noProof/>
          </w:rPr>
          <w:t>34</w:t>
        </w:r>
      </w:fldSimple>
      <w:r>
        <w:t xml:space="preserve">. </w:t>
      </w:r>
      <w:r w:rsidR="00C452F8">
        <w:t>Popups de recordar contraseña</w:t>
      </w:r>
      <w:bookmarkEnd w:id="1267"/>
    </w:p>
    <w:p w14:paraId="3017E98C" w14:textId="148351F3" w:rsidR="00C452F8" w:rsidRDefault="00EE5EE5" w:rsidP="00C452F8">
      <w:pPr>
        <w:keepNext/>
        <w:jc w:val="center"/>
      </w:pPr>
      <w:r>
        <w:rPr>
          <w:noProof/>
          <w:lang w:val="en-GB" w:eastAsia="en-GB"/>
        </w:rPr>
        <w:lastRenderedPageBreak/>
        <w:drawing>
          <wp:inline distT="0" distB="0" distL="0" distR="0" wp14:anchorId="0CFF270A" wp14:editId="64DDDB87">
            <wp:extent cx="3136900" cy="1994223"/>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7101" cy="2038852"/>
                    </a:xfrm>
                    <a:prstGeom prst="rect">
                      <a:avLst/>
                    </a:prstGeom>
                  </pic:spPr>
                </pic:pic>
              </a:graphicData>
            </a:graphic>
          </wp:inline>
        </w:drawing>
      </w:r>
    </w:p>
    <w:p w14:paraId="5B8AC5DB" w14:textId="2E3BAAC7" w:rsidR="00EE5EE5" w:rsidRPr="00A92B43" w:rsidRDefault="00C452F8" w:rsidP="00C452F8">
      <w:pPr>
        <w:pStyle w:val="Descripcin"/>
      </w:pPr>
      <w:bookmarkStart w:id="1268" w:name="_Toc476053793"/>
      <w:r>
        <w:t xml:space="preserve">Figura  </w:t>
      </w:r>
      <w:fldSimple w:instr=" SEQ Figura_ \* ARABIC ">
        <w:r w:rsidR="008F33A2">
          <w:rPr>
            <w:noProof/>
          </w:rPr>
          <w:t>35</w:t>
        </w:r>
      </w:fldSimple>
      <w:r>
        <w:t>. Correo recibido al cambiar de contraseña</w:t>
      </w:r>
      <w:bookmarkEnd w:id="1268"/>
    </w:p>
    <w:p w14:paraId="1DC52C3F" w14:textId="43F7F1A1" w:rsidR="00E90C6B" w:rsidRDefault="00046DD8" w:rsidP="00E90C6B">
      <w:pPr>
        <w:pStyle w:val="Ttulo3"/>
      </w:pPr>
      <w:bookmarkStart w:id="1269" w:name="_Toc476053740"/>
      <w:r>
        <w:t>Administración</w:t>
      </w:r>
      <w:bookmarkEnd w:id="1269"/>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3C939CA1" w14:textId="77777777" w:rsidR="00EE76F6" w:rsidRDefault="00537DC1" w:rsidP="00EE76F6">
      <w:pPr>
        <w:keepNext/>
        <w:jc w:val="center"/>
      </w:pPr>
      <w:r>
        <w:rPr>
          <w:noProof/>
          <w:lang w:val="en-GB" w:eastAsia="en-GB"/>
        </w:rPr>
        <w:drawing>
          <wp:inline distT="0" distB="0" distL="0" distR="0" wp14:anchorId="0D56ED3C" wp14:editId="2FB8BD3E">
            <wp:extent cx="3749896" cy="2262505"/>
            <wp:effectExtent l="0" t="0" r="317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4612" cy="2265351"/>
                    </a:xfrm>
                    <a:prstGeom prst="rect">
                      <a:avLst/>
                    </a:prstGeom>
                  </pic:spPr>
                </pic:pic>
              </a:graphicData>
            </a:graphic>
          </wp:inline>
        </w:drawing>
      </w:r>
    </w:p>
    <w:p w14:paraId="1FADD335" w14:textId="7ACB7B87" w:rsidR="00537DC1" w:rsidRPr="00537DC1" w:rsidRDefault="00EE76F6" w:rsidP="00EE76F6">
      <w:pPr>
        <w:pStyle w:val="Descripcin"/>
      </w:pPr>
      <w:bookmarkStart w:id="1270" w:name="_Toc476053794"/>
      <w:r>
        <w:t xml:space="preserve">Figura  </w:t>
      </w:r>
      <w:fldSimple w:instr=" SEQ Figura_ \* ARABIC ">
        <w:r w:rsidR="008F33A2">
          <w:rPr>
            <w:noProof/>
          </w:rPr>
          <w:t>36</w:t>
        </w:r>
      </w:fldSimple>
      <w:r>
        <w:t>. Pantalla de administración</w:t>
      </w:r>
      <w:bookmarkEnd w:id="1270"/>
    </w:p>
    <w:p w14:paraId="663BE4F9" w14:textId="16179EF6" w:rsidR="00E90C6B" w:rsidRDefault="00E90C6B" w:rsidP="00E90C6B">
      <w:pPr>
        <w:pStyle w:val="Ttulo4"/>
      </w:pPr>
      <w:r>
        <w:t>Registro de usuario</w:t>
      </w:r>
    </w:p>
    <w:p w14:paraId="191A03FC" w14:textId="45BA5861" w:rsidR="00E90C6B" w:rsidRDefault="00537DC1" w:rsidP="00E90C6B">
      <w:r>
        <w:t xml:space="preserve">Una de las opciones para la gestión de los usuarios es la de registrar nuevos usuarios en la aplicación. Al pulsar en la opción, se abrirá una ventana popup en la que tendremos que rellenar los datos del nuevo usuario: email, nombre completo, titulación, </w:t>
      </w:r>
      <w:r w:rsidR="00FE25FB">
        <w:t>DNI</w:t>
      </w:r>
      <w:r>
        <w:t xml:space="preserve"> y si será de tipo admin</w:t>
      </w:r>
      <w:r w:rsidR="00FE25FB">
        <w:t>istrador</w:t>
      </w:r>
      <w:r>
        <w:t xml:space="preserve"> o no. Al pulsar en el botón “OK!” primero en la parte cliente se comprobará si todos los campos están completados, y en caso contrario se abrirá otro popup pidiendo que se rellenen todos los datos. Si todos los datos con correctos, se enviará una petición de tipo POST a la ruta /api/v1/users/newUser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7B98BF55" w:rsidR="00537DC1" w:rsidRDefault="00537DC1" w:rsidP="00537DC1">
      <w:pPr>
        <w:pStyle w:val="Prrafodelista"/>
        <w:numPr>
          <w:ilvl w:val="0"/>
          <w:numId w:val="26"/>
        </w:numPr>
      </w:pPr>
      <w:r>
        <w:t xml:space="preserve">En caso de que no exista un usuario con este email, se generará una contraseña aleatoria y se </w:t>
      </w:r>
      <w:r w:rsidR="00CF2DF0">
        <w:t>codificará</w:t>
      </w:r>
      <w:r>
        <w:t xml:space="preserve"> con sha256 para guardarla en la base de datos. Seguidamente se salvará </w:t>
      </w:r>
      <w:r>
        <w:lastRenderedPageBreak/>
        <w:t>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135EF366" w14:textId="77777777" w:rsidR="008B6E4A" w:rsidRDefault="00537DC1" w:rsidP="008B6E4A">
      <w:pPr>
        <w:keepNext/>
        <w:jc w:val="center"/>
      </w:pPr>
      <w:r>
        <w:rPr>
          <w:noProof/>
          <w:lang w:val="en-GB" w:eastAsia="en-GB"/>
        </w:rPr>
        <w:drawing>
          <wp:inline distT="0" distB="0" distL="0" distR="0" wp14:anchorId="1BB25F5C" wp14:editId="17A692B7">
            <wp:extent cx="1723341" cy="2781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3183" cy="2797185"/>
                    </a:xfrm>
                    <a:prstGeom prst="rect">
                      <a:avLst/>
                    </a:prstGeom>
                  </pic:spPr>
                </pic:pic>
              </a:graphicData>
            </a:graphic>
          </wp:inline>
        </w:drawing>
      </w:r>
    </w:p>
    <w:p w14:paraId="306523EF" w14:textId="46E0A48A" w:rsidR="00537DC1" w:rsidRDefault="008B6E4A" w:rsidP="008B6E4A">
      <w:pPr>
        <w:pStyle w:val="Descripcin"/>
      </w:pPr>
      <w:bookmarkStart w:id="1271" w:name="_Toc476053795"/>
      <w:r>
        <w:t xml:space="preserve">Figura  </w:t>
      </w:r>
      <w:fldSimple w:instr=" SEQ Figura_ \* ARABIC ">
        <w:r w:rsidR="008F33A2">
          <w:rPr>
            <w:noProof/>
          </w:rPr>
          <w:t>37</w:t>
        </w:r>
      </w:fldSimple>
      <w:r>
        <w:t>. Popup de creación de usuario</w:t>
      </w:r>
      <w:bookmarkEnd w:id="1271"/>
    </w:p>
    <w:p w14:paraId="75D715C0" w14:textId="77777777" w:rsidR="008B6E4A" w:rsidRDefault="002F715B" w:rsidP="008B6E4A">
      <w:pPr>
        <w:keepNext/>
        <w:jc w:val="center"/>
      </w:pPr>
      <w:r>
        <w:rPr>
          <w:noProof/>
          <w:lang w:val="en-GB" w:eastAsia="en-GB"/>
        </w:rPr>
        <w:drawing>
          <wp:inline distT="0" distB="0" distL="0" distR="0" wp14:anchorId="094D9887" wp14:editId="5BF6D48D">
            <wp:extent cx="2955971" cy="1854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3102" cy="1858673"/>
                    </a:xfrm>
                    <a:prstGeom prst="rect">
                      <a:avLst/>
                    </a:prstGeom>
                  </pic:spPr>
                </pic:pic>
              </a:graphicData>
            </a:graphic>
          </wp:inline>
        </w:drawing>
      </w:r>
    </w:p>
    <w:p w14:paraId="06B06E3D" w14:textId="6A349D77" w:rsidR="002F715B" w:rsidRDefault="008B6E4A" w:rsidP="008B6E4A">
      <w:pPr>
        <w:pStyle w:val="Descripcin"/>
      </w:pPr>
      <w:bookmarkStart w:id="1272" w:name="_Toc476053796"/>
      <w:r>
        <w:t xml:space="preserve">Figura  </w:t>
      </w:r>
      <w:fldSimple w:instr=" SEQ Figura_ \* ARABIC ">
        <w:r w:rsidR="008F33A2">
          <w:rPr>
            <w:noProof/>
          </w:rPr>
          <w:t>38</w:t>
        </w:r>
      </w:fldSimple>
      <w:r>
        <w:t>. Email de creación de usuario</w:t>
      </w:r>
      <w:bookmarkEnd w:id="1272"/>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/api/v1/users/ para obtener todos los usuarios registrados en la aplicación y así poder mostrarlos en la vista.</w:t>
      </w:r>
    </w:p>
    <w:p w14:paraId="6D2151E9" w14:textId="77777777" w:rsidR="00167406" w:rsidRDefault="004509CA" w:rsidP="00167406">
      <w:pPr>
        <w:keepNext/>
        <w:jc w:val="center"/>
      </w:pPr>
      <w:r>
        <w:rPr>
          <w:noProof/>
          <w:lang w:val="en-GB" w:eastAsia="en-GB"/>
        </w:rPr>
        <w:lastRenderedPageBreak/>
        <w:drawing>
          <wp:inline distT="0" distB="0" distL="0" distR="0" wp14:anchorId="10767396" wp14:editId="74721E1F">
            <wp:extent cx="2947423" cy="3027680"/>
            <wp:effectExtent l="0" t="0" r="571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551" cy="3032947"/>
                    </a:xfrm>
                    <a:prstGeom prst="rect">
                      <a:avLst/>
                    </a:prstGeom>
                  </pic:spPr>
                </pic:pic>
              </a:graphicData>
            </a:graphic>
          </wp:inline>
        </w:drawing>
      </w:r>
    </w:p>
    <w:p w14:paraId="71C838B6" w14:textId="0E416901" w:rsidR="004509CA" w:rsidRDefault="00167406" w:rsidP="00167406">
      <w:pPr>
        <w:pStyle w:val="Descripcin"/>
      </w:pPr>
      <w:bookmarkStart w:id="1273" w:name="_Toc476053797"/>
      <w:r>
        <w:t xml:space="preserve">Figura  </w:t>
      </w:r>
      <w:fldSimple w:instr=" SEQ Figura_ \* ARABIC ">
        <w:r w:rsidR="008F33A2">
          <w:rPr>
            <w:noProof/>
          </w:rPr>
          <w:t>39</w:t>
        </w:r>
      </w:fldSimple>
      <w:r>
        <w:t>. Pantalla de gestión de usuarios</w:t>
      </w:r>
      <w:bookmarkEnd w:id="1273"/>
    </w:p>
    <w:p w14:paraId="75AF7F98" w14:textId="2BE54EA1" w:rsidR="004509CA" w:rsidRDefault="004509CA" w:rsidP="00E90C6B">
      <w:r>
        <w:t>Al pulsar en el botón de arriba a la derecha de cada usuario, nos aparecerá un popup en que tendremos que confirmar la eliminación del usuario. En caso de que pulsemos en “OK”, se realizará una petición al servidor de tipo DELETE a la ruta /api/v1/users/:id en la que se eliminará al usuario de la base de datos y se responderá al cliente con el código de estado 200.</w:t>
      </w:r>
    </w:p>
    <w:p w14:paraId="628632A0" w14:textId="77777777" w:rsidR="00167406" w:rsidRDefault="004509CA" w:rsidP="00167406">
      <w:pPr>
        <w:keepNext/>
        <w:jc w:val="center"/>
      </w:pPr>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6025" cy="1466850"/>
                    </a:xfrm>
                    <a:prstGeom prst="rect">
                      <a:avLst/>
                    </a:prstGeom>
                  </pic:spPr>
                </pic:pic>
              </a:graphicData>
            </a:graphic>
          </wp:inline>
        </w:drawing>
      </w:r>
    </w:p>
    <w:p w14:paraId="44C9E4BE" w14:textId="5257E557" w:rsidR="004509CA" w:rsidRDefault="00167406" w:rsidP="00167406">
      <w:pPr>
        <w:pStyle w:val="Descripcin"/>
      </w:pPr>
      <w:bookmarkStart w:id="1274" w:name="_Toc476053798"/>
      <w:r>
        <w:t xml:space="preserve">Figura  </w:t>
      </w:r>
      <w:fldSimple w:instr=" SEQ Figura_ \* ARABIC ">
        <w:r w:rsidR="008F33A2">
          <w:rPr>
            <w:noProof/>
          </w:rPr>
          <w:t>40</w:t>
        </w:r>
      </w:fldSimple>
      <w:r>
        <w:t>. Popup de eliminación de usuario</w:t>
      </w:r>
      <w:bookmarkEnd w:id="1274"/>
    </w:p>
    <w:p w14:paraId="1E9AD04E" w14:textId="5C6D6048" w:rsidR="0099460D" w:rsidRPr="0099460D" w:rsidRDefault="0099460D" w:rsidP="00E90C6B">
      <w:r>
        <w:t xml:space="preserve">Por otro lado, si pulsamos en los iconos de la derecha de email, degree, </w:t>
      </w:r>
      <w:r w:rsidR="00E6621F">
        <w:t>DNI</w:t>
      </w:r>
      <w:r>
        <w:t xml:space="preserve"> o admin, nos aparecerá un popup donde podremos poner el nuevo valor a modificar. Una vez introduzcamos el nuevo valor y pulsemos en el botón “OK”, se hará una petición al servidor de tipo PUT a la ruta /api/v1/users/userData/:id en la que se modificará el valor del usuario en la base de datos y en caso de que se modifique correctamente, se responderá con un código de estado 200.</w:t>
      </w:r>
    </w:p>
    <w:p w14:paraId="71EC5D54" w14:textId="77777777" w:rsidR="00EE697F" w:rsidRDefault="0099460D" w:rsidP="00EE697F">
      <w:pPr>
        <w:keepNext/>
        <w:jc w:val="center"/>
      </w:pPr>
      <w:r>
        <w:rPr>
          <w:noProof/>
          <w:lang w:val="en-GB" w:eastAsia="en-GB"/>
        </w:rPr>
        <w:lastRenderedPageBreak/>
        <w:drawing>
          <wp:inline distT="0" distB="0" distL="0" distR="0" wp14:anchorId="0FAC1A18" wp14:editId="7F33C5EC">
            <wp:extent cx="1611072" cy="1136493"/>
            <wp:effectExtent l="0" t="0" r="825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51267" cy="1164848"/>
                    </a:xfrm>
                    <a:prstGeom prst="rect">
                      <a:avLst/>
                    </a:prstGeom>
                  </pic:spPr>
                </pic:pic>
              </a:graphicData>
            </a:graphic>
          </wp:inline>
        </w:drawing>
      </w:r>
      <w:r>
        <w:rPr>
          <w:noProof/>
          <w:lang w:val="en-GB" w:eastAsia="en-GB"/>
        </w:rPr>
        <w:drawing>
          <wp:inline distT="0" distB="0" distL="0" distR="0" wp14:anchorId="4879D9E9" wp14:editId="28C8D5BA">
            <wp:extent cx="1622425" cy="1135081"/>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57259" cy="1159451"/>
                    </a:xfrm>
                    <a:prstGeom prst="rect">
                      <a:avLst/>
                    </a:prstGeom>
                  </pic:spPr>
                </pic:pic>
              </a:graphicData>
            </a:graphic>
          </wp:inline>
        </w:drawing>
      </w:r>
      <w:r>
        <w:rPr>
          <w:noProof/>
          <w:lang w:val="en-GB" w:eastAsia="en-GB"/>
        </w:rPr>
        <w:drawing>
          <wp:inline distT="0" distB="0" distL="0" distR="0" wp14:anchorId="0B96F1A1" wp14:editId="773102F2">
            <wp:extent cx="1610249" cy="1142365"/>
            <wp:effectExtent l="0" t="0" r="952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0402" cy="1241794"/>
                    </a:xfrm>
                    <a:prstGeom prst="rect">
                      <a:avLst/>
                    </a:prstGeom>
                  </pic:spPr>
                </pic:pic>
              </a:graphicData>
            </a:graphic>
          </wp:inline>
        </w:drawing>
      </w:r>
    </w:p>
    <w:p w14:paraId="17FA963F" w14:textId="6D2B65F8" w:rsidR="0099460D" w:rsidRPr="00E90C6B" w:rsidRDefault="00EE697F" w:rsidP="00EE697F">
      <w:pPr>
        <w:pStyle w:val="Descripcin"/>
      </w:pPr>
      <w:bookmarkStart w:id="1275" w:name="_Toc476053799"/>
      <w:r>
        <w:t xml:space="preserve">Figura  </w:t>
      </w:r>
      <w:fldSimple w:instr=" SEQ Figura_ \* ARABIC ">
        <w:r w:rsidR="008F33A2">
          <w:rPr>
            <w:noProof/>
          </w:rPr>
          <w:t>41</w:t>
        </w:r>
      </w:fldSimple>
      <w:r>
        <w:t>. Popups de</w:t>
      </w:r>
      <w:r w:rsidR="00721E01">
        <w:t xml:space="preserve"> modificación de usuario</w:t>
      </w:r>
      <w:bookmarkEnd w:id="1275"/>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56A98910" w14:textId="77777777" w:rsidR="00686298" w:rsidRDefault="003A5D1F" w:rsidP="00686298">
      <w:pPr>
        <w:keepNext/>
        <w:jc w:val="center"/>
      </w:pPr>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957580"/>
                    </a:xfrm>
                    <a:prstGeom prst="rect">
                      <a:avLst/>
                    </a:prstGeom>
                  </pic:spPr>
                </pic:pic>
              </a:graphicData>
            </a:graphic>
          </wp:inline>
        </w:drawing>
      </w:r>
    </w:p>
    <w:p w14:paraId="2A3D99F7" w14:textId="5226D9D7" w:rsidR="003A5D1F" w:rsidRDefault="00686298" w:rsidP="00686298">
      <w:pPr>
        <w:pStyle w:val="Descripcin"/>
      </w:pPr>
      <w:bookmarkStart w:id="1276" w:name="_Toc476053800"/>
      <w:r>
        <w:t xml:space="preserve">Figura  </w:t>
      </w:r>
      <w:fldSimple w:instr=" SEQ Figura_ \* ARABIC ">
        <w:r w:rsidR="008F33A2">
          <w:rPr>
            <w:noProof/>
          </w:rPr>
          <w:t>42</w:t>
        </w:r>
      </w:fldSimple>
      <w:r>
        <w:t>. Pantalla de estadísticas</w:t>
      </w:r>
      <w:bookmarkEnd w:id="1276"/>
    </w:p>
    <w:p w14:paraId="2F95EB6A" w14:textId="059A228D" w:rsidR="003A5D1F" w:rsidRDefault="003A5D1F" w:rsidP="00E90C6B">
      <w:r>
        <w:t>En el caso de estadísticas por usuarios, tendremos una lista con los usuarios de la aplicación, que al desplegarlo tendremos información</w:t>
      </w:r>
      <w:r w:rsidR="00A81255">
        <w:t xml:space="preserve"> detallada</w:t>
      </w:r>
      <w:r>
        <w:t xml:space="preserve"> del usuario: número de tests realizados, el tiempo total </w:t>
      </w:r>
      <w:r w:rsidR="008B661D">
        <w:t xml:space="preserve">haciendo tests, número de respuestas correctas totales, número de respuestas incorrectas totales, el número de tests de tipo entrenamiento y el número de tests de tipo real. Además, tendremos una lista de los tests realizados por el usuario, especificando </w:t>
      </w:r>
      <w:r w:rsidR="00A81255">
        <w:t xml:space="preserve">para cada uno </w:t>
      </w:r>
      <w:r w:rsidR="008B661D">
        <w:t>el tipo de test, la puntuación total obtenida, la fecha de realización del test, número de respuestas correctas, número de respuestas incorrectas, el tiempo para realizar la pregunta y si ha recibido el bonus de tiempo.</w:t>
      </w:r>
    </w:p>
    <w:p w14:paraId="13EB989D" w14:textId="3DFCE828" w:rsidR="005B535B" w:rsidRDefault="005B535B" w:rsidP="00E90C6B">
      <w:r>
        <w:t xml:space="preserve">Para obtener esta información, una vez pulsado en “By User” se hace una llamada al servidor de tipo GET a la ruta /api/v1/users para obtener los usuarios de la aplicación </w:t>
      </w:r>
      <w:r w:rsidR="00326BC0">
        <w:t>y así poder mostrarlos en la vista.</w:t>
      </w:r>
    </w:p>
    <w:p w14:paraId="16F616F6" w14:textId="77777777" w:rsidR="006773A9" w:rsidRDefault="008B059F" w:rsidP="006773A9">
      <w:pPr>
        <w:keepNext/>
        <w:jc w:val="center"/>
      </w:pPr>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203450"/>
                    </a:xfrm>
                    <a:prstGeom prst="rect">
                      <a:avLst/>
                    </a:prstGeom>
                  </pic:spPr>
                </pic:pic>
              </a:graphicData>
            </a:graphic>
          </wp:inline>
        </w:drawing>
      </w:r>
    </w:p>
    <w:p w14:paraId="7DB32BA0" w14:textId="5814A267" w:rsidR="008B059F" w:rsidRDefault="006773A9" w:rsidP="006773A9">
      <w:pPr>
        <w:pStyle w:val="Descripcin"/>
      </w:pPr>
      <w:bookmarkStart w:id="1277" w:name="_Toc476053801"/>
      <w:r>
        <w:t xml:space="preserve">Figura  </w:t>
      </w:r>
      <w:fldSimple w:instr=" SEQ Figura_ \* ARABIC ">
        <w:r w:rsidR="008F33A2">
          <w:rPr>
            <w:noProof/>
          </w:rPr>
          <w:t>43</w:t>
        </w:r>
      </w:fldSimple>
      <w:r>
        <w:t>. Pantalla de estadísticas por usuarios</w:t>
      </w:r>
      <w:bookmarkEnd w:id="1277"/>
    </w:p>
    <w:p w14:paraId="5A33CA8F" w14:textId="02A7E2C4" w:rsidR="008B059F" w:rsidRDefault="008B059F" w:rsidP="00E90C6B">
      <w:r>
        <w:lastRenderedPageBreak/>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“By question” se hace una llamada al servidor de tipo GET a la ruta /api/v1/questions.</w:t>
      </w:r>
    </w:p>
    <w:p w14:paraId="69735071" w14:textId="77777777" w:rsidR="006773A9" w:rsidRDefault="008B059F" w:rsidP="006773A9">
      <w:pPr>
        <w:keepNext/>
        <w:jc w:val="center"/>
      </w:pPr>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35810"/>
                    </a:xfrm>
                    <a:prstGeom prst="rect">
                      <a:avLst/>
                    </a:prstGeom>
                  </pic:spPr>
                </pic:pic>
              </a:graphicData>
            </a:graphic>
          </wp:inline>
        </w:drawing>
      </w:r>
    </w:p>
    <w:p w14:paraId="51BC0775" w14:textId="30195D14" w:rsidR="008B059F" w:rsidRPr="00E90C6B" w:rsidRDefault="006773A9" w:rsidP="006773A9">
      <w:pPr>
        <w:pStyle w:val="Descripcin"/>
      </w:pPr>
      <w:bookmarkStart w:id="1278" w:name="_Toc476053802"/>
      <w:r>
        <w:t xml:space="preserve">Figura  </w:t>
      </w:r>
      <w:fldSimple w:instr=" SEQ Figura_ \* ARABIC ">
        <w:r w:rsidR="008F33A2">
          <w:rPr>
            <w:noProof/>
          </w:rPr>
          <w:t>44</w:t>
        </w:r>
      </w:fldSimple>
      <w:r>
        <w:t>. Pantalla de estadísticas por preguntas</w:t>
      </w:r>
      <w:bookmarkEnd w:id="1278"/>
    </w:p>
    <w:p w14:paraId="536154E7" w14:textId="0B13077B" w:rsidR="00E90C6B" w:rsidRDefault="00E90C6B" w:rsidP="00E90C6B">
      <w:pPr>
        <w:pStyle w:val="Ttulo4"/>
      </w:pPr>
      <w:r>
        <w:t>Creación de preguntas</w:t>
      </w:r>
    </w:p>
    <w:p w14:paraId="6A77D366" w14:textId="6D67F306" w:rsidR="00E90C6B" w:rsidRDefault="0081640C" w:rsidP="00E90C6B">
      <w:r>
        <w:t>Al crear una pregunta tendremos que completar los campos de enunciado, respuestas 1, respuesta 2, respuesta 3, respuesta 4, respuesta correcta, segundos para contestar a la pregunta</w:t>
      </w:r>
      <w:r w:rsidR="00A21E16">
        <w:t xml:space="preserve"> (sin tener en cuenta la longitud del audio adjunto)</w:t>
      </w:r>
      <w:r>
        <w:t xml:space="preserve">, el tipo de test (entrenamiento y/o test real) y los archivos de imagen y/o audio asociados a la pregunta. </w:t>
      </w:r>
      <w:r w:rsidR="00547C7C">
        <w:t>El tiempo total para responder a la pregunta se calculará como el tiempo insertado en el formulario más la duración del audio en caso de existencia de éste.</w:t>
      </w:r>
    </w:p>
    <w:p w14:paraId="5D39BCE0" w14:textId="77777777" w:rsidR="00F421AE" w:rsidRDefault="0081640C" w:rsidP="00F421AE">
      <w:pPr>
        <w:keepNext/>
        <w:jc w:val="center"/>
      </w:pPr>
      <w:r>
        <w:rPr>
          <w:noProof/>
          <w:lang w:val="en-GB" w:eastAsia="en-GB"/>
        </w:rPr>
        <w:lastRenderedPageBreak/>
        <w:drawing>
          <wp:inline distT="0" distB="0" distL="0" distR="0" wp14:anchorId="5AB6A497" wp14:editId="53CAEEF0">
            <wp:extent cx="3112314" cy="3343910"/>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18660" cy="3350729"/>
                    </a:xfrm>
                    <a:prstGeom prst="rect">
                      <a:avLst/>
                    </a:prstGeom>
                  </pic:spPr>
                </pic:pic>
              </a:graphicData>
            </a:graphic>
          </wp:inline>
        </w:drawing>
      </w:r>
    </w:p>
    <w:p w14:paraId="244AC63B" w14:textId="5763F5D1" w:rsidR="0081640C" w:rsidRDefault="00F421AE" w:rsidP="00F421AE">
      <w:pPr>
        <w:pStyle w:val="Descripcin"/>
      </w:pPr>
      <w:bookmarkStart w:id="1279" w:name="_Toc476053803"/>
      <w:r>
        <w:t xml:space="preserve">Figura  </w:t>
      </w:r>
      <w:fldSimple w:instr=" SEQ Figura_ \* ARABIC ">
        <w:r w:rsidR="008F33A2">
          <w:rPr>
            <w:noProof/>
          </w:rPr>
          <w:t>45</w:t>
        </w:r>
      </w:fldSimple>
      <w:r>
        <w:t>. Pantalla de creación de pregunta</w:t>
      </w:r>
      <w:r w:rsidR="00D5308D">
        <w:t xml:space="preserve"> sin rellenar</w:t>
      </w:r>
      <w:bookmarkEnd w:id="1279"/>
    </w:p>
    <w:p w14:paraId="28B099AF" w14:textId="77777777" w:rsidR="00D5308D" w:rsidRDefault="0081640C" w:rsidP="00D5308D">
      <w:pPr>
        <w:keepNext/>
        <w:jc w:val="center"/>
      </w:pPr>
      <w:r>
        <w:rPr>
          <w:noProof/>
          <w:lang w:val="en-GB" w:eastAsia="en-GB"/>
        </w:rPr>
        <w:drawing>
          <wp:inline distT="0" distB="0" distL="0" distR="0" wp14:anchorId="0AFCD610" wp14:editId="402AA495">
            <wp:extent cx="3189351" cy="37026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4672" cy="3708862"/>
                    </a:xfrm>
                    <a:prstGeom prst="rect">
                      <a:avLst/>
                    </a:prstGeom>
                  </pic:spPr>
                </pic:pic>
              </a:graphicData>
            </a:graphic>
          </wp:inline>
        </w:drawing>
      </w:r>
    </w:p>
    <w:p w14:paraId="57E4753C" w14:textId="7F0E2CDD" w:rsidR="0081640C" w:rsidRDefault="00D5308D" w:rsidP="00D5308D">
      <w:pPr>
        <w:pStyle w:val="Descripcin"/>
      </w:pPr>
      <w:bookmarkStart w:id="1280" w:name="_Toc476053804"/>
      <w:r>
        <w:t xml:space="preserve">Figura  </w:t>
      </w:r>
      <w:fldSimple w:instr=" SEQ Figura_ \* ARABIC ">
        <w:r w:rsidR="008F33A2">
          <w:rPr>
            <w:noProof/>
          </w:rPr>
          <w:t>46</w:t>
        </w:r>
      </w:fldSimple>
      <w:r>
        <w:t>. Pantalla de creación de pregunta con los campos rellenados</w:t>
      </w:r>
      <w:bookmarkEnd w:id="1280"/>
    </w:p>
    <w:p w14:paraId="3D50BB3A" w14:textId="012D3A48" w:rsidR="00660BE0" w:rsidRDefault="00674A9C" w:rsidP="00E90C6B">
      <w:r>
        <w:t>Una vez pulsamos en “</w:t>
      </w:r>
      <w:r w:rsidR="00D4439A">
        <w:t>U</w:t>
      </w:r>
      <w:r>
        <w:t xml:space="preserve">pload question with files”, </w:t>
      </w:r>
      <w:r w:rsidR="004A00D5">
        <w:t>primero</w:t>
      </w:r>
      <w:r w:rsidR="00A23382">
        <w:t xml:space="preserve"> para</w:t>
      </w:r>
      <w:r>
        <w:t xml:space="preserve"> los archivos</w:t>
      </w:r>
      <w:r w:rsidR="00A23382">
        <w:t xml:space="preserve"> adjuntos</w:t>
      </w:r>
      <w:r>
        <w:t xml:space="preserve"> se hace una petición de tipo POST a la ruta /api/v1/upload en la que se parseará la información del formulario recibido con los archivos, se les añadirá al nombre del archivo la fecha de creación para evitar duplicados, y se guardarán en la ruta de carpetas public/files</w:t>
      </w:r>
      <w:r w:rsidR="004A00D5">
        <w:t xml:space="preserve">. Una vez recibida la </w:t>
      </w:r>
      <w:r w:rsidR="004A00D5">
        <w:lastRenderedPageBreak/>
        <w:t>respuesta</w:t>
      </w:r>
      <w:r w:rsidR="00A23382">
        <w:t xml:space="preserve"> satisfactoria</w:t>
      </w:r>
      <w:r w:rsidR="004A00D5">
        <w:t xml:space="preserve"> del servidor al cliente, se hace una petición de tipo POST a la ruta /api/v1/questions/newQuestion en la que se guarda en el campo files de la pregunta el nombre de los archivos asociados y seguidamente se guarda la pregunta</w:t>
      </w:r>
      <w:r w:rsidR="00AB08D2">
        <w:t xml:space="preserve"> completa</w:t>
      </w:r>
      <w:r w:rsidR="004A00D5">
        <w:t xml:space="preserve"> en la base de datos.</w:t>
      </w:r>
    </w:p>
    <w:p w14:paraId="65EC0633" w14:textId="77777777" w:rsidR="00897760" w:rsidRDefault="004A00D5" w:rsidP="00897760">
      <w:pPr>
        <w:keepNext/>
        <w:jc w:val="center"/>
      </w:pPr>
      <w:r>
        <w:rPr>
          <w:noProof/>
          <w:lang w:val="en-GB" w:eastAsia="en-GB"/>
        </w:rPr>
        <w:drawing>
          <wp:inline distT="0" distB="0" distL="0" distR="0" wp14:anchorId="00EFF690" wp14:editId="2999D1E1">
            <wp:extent cx="1993900" cy="9969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3900" cy="996950"/>
                    </a:xfrm>
                    <a:prstGeom prst="rect">
                      <a:avLst/>
                    </a:prstGeom>
                  </pic:spPr>
                </pic:pic>
              </a:graphicData>
            </a:graphic>
          </wp:inline>
        </w:drawing>
      </w:r>
    </w:p>
    <w:p w14:paraId="27CA6607" w14:textId="5041590F" w:rsidR="004A00D5" w:rsidRPr="00E90C6B" w:rsidRDefault="00897760" w:rsidP="00897760">
      <w:pPr>
        <w:pStyle w:val="Descripcin"/>
      </w:pPr>
      <w:bookmarkStart w:id="1281" w:name="_Toc476053805"/>
      <w:r>
        <w:t xml:space="preserve">Figura  </w:t>
      </w:r>
      <w:fldSimple w:instr=" SEQ Figura_ \* ARABIC ">
        <w:r w:rsidR="008F33A2">
          <w:rPr>
            <w:noProof/>
          </w:rPr>
          <w:t>47</w:t>
        </w:r>
      </w:fldSimple>
      <w:r>
        <w:t>. Popup de creación correcta de pregunta</w:t>
      </w:r>
      <w:bookmarkEnd w:id="1281"/>
    </w:p>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/api/v1/questions que devuelve todas las preguntas creadas en el sistema.</w:t>
      </w:r>
    </w:p>
    <w:p w14:paraId="74F4347C" w14:textId="690667C4" w:rsidR="00B41AA2" w:rsidRDefault="00B41AA2" w:rsidP="00B41AA2">
      <w:r>
        <w:t>Al pulsar en el botón de arriba a la derecha de cada pregunta, podremos eliminarla confirmando en el popup</w:t>
      </w:r>
      <w:r w:rsidR="008E7D47">
        <w:t>.</w:t>
      </w:r>
      <w:r w:rsidR="00B80DE7">
        <w:t xml:space="preserve"> Entonces, se hará una petición de tipo DELETE a la ruta /api/v1/questions/:id donde primero se eliminarán los archivos del servidor asociados a la pregunta y seguidamente se eliminará la pregunta de la base de datos. </w:t>
      </w:r>
    </w:p>
    <w:p w14:paraId="6AB919D2" w14:textId="77777777" w:rsidR="009E35CD" w:rsidRDefault="008E7D47" w:rsidP="009E35CD">
      <w:pPr>
        <w:keepNext/>
        <w:jc w:val="center"/>
      </w:pPr>
      <w:r>
        <w:rPr>
          <w:noProof/>
          <w:lang w:val="en-GB" w:eastAsia="en-GB"/>
        </w:rPr>
        <w:drawing>
          <wp:inline distT="0" distB="0" distL="0" distR="0" wp14:anchorId="76F57830" wp14:editId="53FE0A86">
            <wp:extent cx="1879476" cy="1241425"/>
            <wp:effectExtent l="0" t="0" r="698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83270" cy="1243931"/>
                    </a:xfrm>
                    <a:prstGeom prst="rect">
                      <a:avLst/>
                    </a:prstGeom>
                  </pic:spPr>
                </pic:pic>
              </a:graphicData>
            </a:graphic>
          </wp:inline>
        </w:drawing>
      </w:r>
    </w:p>
    <w:p w14:paraId="501AC89F" w14:textId="1AE35B02" w:rsidR="008E7D47" w:rsidRPr="00B41AA2" w:rsidRDefault="009E35CD" w:rsidP="009E35CD">
      <w:pPr>
        <w:pStyle w:val="Descripcin"/>
      </w:pPr>
      <w:bookmarkStart w:id="1282" w:name="_Toc476053806"/>
      <w:r>
        <w:t xml:space="preserve">Figura  </w:t>
      </w:r>
      <w:fldSimple w:instr=" SEQ Figura_ \* ARABIC ">
        <w:r w:rsidR="008F33A2">
          <w:rPr>
            <w:noProof/>
          </w:rPr>
          <w:t>48</w:t>
        </w:r>
      </w:fldSimple>
      <w:r>
        <w:t>. Popup de eliminación de pregunta</w:t>
      </w:r>
      <w:bookmarkEnd w:id="1282"/>
    </w:p>
    <w:p w14:paraId="25563742" w14:textId="77777777" w:rsidR="00F003BB" w:rsidRDefault="00B41AA2" w:rsidP="00F003BB">
      <w:pPr>
        <w:keepNext/>
        <w:jc w:val="center"/>
      </w:pPr>
      <w:r>
        <w:rPr>
          <w:noProof/>
          <w:lang w:val="en-GB" w:eastAsia="en-GB"/>
        </w:rPr>
        <w:lastRenderedPageBreak/>
        <w:drawing>
          <wp:inline distT="0" distB="0" distL="0" distR="0" wp14:anchorId="218C6425" wp14:editId="52765DFC">
            <wp:extent cx="3526102" cy="39890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2033" cy="3995780"/>
                    </a:xfrm>
                    <a:prstGeom prst="rect">
                      <a:avLst/>
                    </a:prstGeom>
                  </pic:spPr>
                </pic:pic>
              </a:graphicData>
            </a:graphic>
          </wp:inline>
        </w:drawing>
      </w:r>
    </w:p>
    <w:p w14:paraId="77AFDBE1" w14:textId="492D63F6" w:rsidR="00552534" w:rsidRDefault="00F003BB" w:rsidP="00F003BB">
      <w:pPr>
        <w:pStyle w:val="Descripcin"/>
      </w:pPr>
      <w:bookmarkStart w:id="1283" w:name="_Toc476053807"/>
      <w:r>
        <w:t xml:space="preserve">Figura  </w:t>
      </w:r>
      <w:fldSimple w:instr=" SEQ Figura_ \* ARABIC ">
        <w:r w:rsidR="008F33A2">
          <w:rPr>
            <w:noProof/>
          </w:rPr>
          <w:t>49</w:t>
        </w:r>
      </w:fldSimple>
      <w:r>
        <w:t>. Pantalla de gestión de preguntas</w:t>
      </w:r>
      <w:bookmarkEnd w:id="1283"/>
    </w:p>
    <w:p w14:paraId="30934285" w14:textId="77777777" w:rsidR="00552534" w:rsidRPr="00E90C6B" w:rsidRDefault="00552534" w:rsidP="00552534">
      <w:pPr>
        <w:pStyle w:val="Ttulo3"/>
      </w:pPr>
      <w:bookmarkStart w:id="1284" w:name="_Toc476053741"/>
      <w:r>
        <w:t>Test</w:t>
      </w:r>
      <w:bookmarkEnd w:id="1284"/>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Entrenamiento: Tests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Test real: Tests con límite de tiempo, y la puntuación obtenida sí que afectará a la puntuación final del usuario. Por otro lado, los audios sólo se pueden reproducir una vez.</w:t>
      </w:r>
    </w:p>
    <w:p w14:paraId="67205443" w14:textId="77777777" w:rsidR="0009391E" w:rsidRDefault="004D0D66" w:rsidP="0009391E">
      <w:pPr>
        <w:keepNext/>
        <w:jc w:val="center"/>
      </w:pPr>
      <w:r>
        <w:rPr>
          <w:noProof/>
          <w:lang w:val="en-GB" w:eastAsia="en-GB"/>
        </w:rPr>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555750"/>
                    </a:xfrm>
                    <a:prstGeom prst="rect">
                      <a:avLst/>
                    </a:prstGeom>
                  </pic:spPr>
                </pic:pic>
              </a:graphicData>
            </a:graphic>
          </wp:inline>
        </w:drawing>
      </w:r>
    </w:p>
    <w:p w14:paraId="276470C5" w14:textId="7482D611" w:rsidR="004D0D66" w:rsidRDefault="0009391E" w:rsidP="0009391E">
      <w:pPr>
        <w:pStyle w:val="Descripcin"/>
      </w:pPr>
      <w:bookmarkStart w:id="1285" w:name="_Toc476053808"/>
      <w:r>
        <w:t xml:space="preserve">Figura  </w:t>
      </w:r>
      <w:fldSimple w:instr=" SEQ Figura_ \* ARABIC ">
        <w:r w:rsidR="008F33A2">
          <w:rPr>
            <w:noProof/>
          </w:rPr>
          <w:t>50</w:t>
        </w:r>
      </w:fldSimple>
      <w:r>
        <w:t xml:space="preserve">. Pantalla </w:t>
      </w:r>
      <w:r w:rsidR="00D4049D">
        <w:t xml:space="preserve">principal </w:t>
      </w:r>
      <w:r>
        <w:t>de test</w:t>
      </w:r>
      <w:bookmarkEnd w:id="1285"/>
      <w:r w:rsidR="00D4049D">
        <w:t xml:space="preserve"> </w:t>
      </w:r>
    </w:p>
    <w:p w14:paraId="2B3A83D1" w14:textId="374086A0" w:rsidR="004D0D66" w:rsidRDefault="004D0D66" w:rsidP="004D0D66">
      <w:r>
        <w:lastRenderedPageBreak/>
        <w:t xml:space="preserve">Una vez elegida la modalidad de test a realizar, </w:t>
      </w:r>
      <w:r w:rsidR="000414CF">
        <w:t>se realiza una petición GET al servidor a la ruta /api/v1/questions/test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/api/v1/questions/test/resolve donde se seguirán los siguientes pasos:</w:t>
      </w:r>
    </w:p>
    <w:p w14:paraId="315BF232" w14:textId="3D41BD60" w:rsidR="00B423AA" w:rsidRDefault="00B423AA" w:rsidP="00B423AA">
      <w:pPr>
        <w:pStyle w:val="Prrafodelista"/>
        <w:numPr>
          <w:ilvl w:val="0"/>
          <w:numId w:val="30"/>
        </w:numPr>
      </w:pPr>
      <w:r>
        <w:t>Actualización de la puntuación total del usuario si el test era de tipo test real, teniendo en cuenta que el rango de valores a tomar es de -100 a 100 puntos. Además, se actualizará la lista de tests realizados del usuario, con el tiempo total empleado, si era de entrenamiento o test real, puntuación obtenida, número de respuestas correctas, número de respuestas incorrectas, si ha obtenido el bonus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C3B0E5B" w:rsidR="00BC28EF" w:rsidRDefault="00BC28EF" w:rsidP="00BC28EF">
      <w:r>
        <w:t>Una vez recibido el estado</w:t>
      </w:r>
      <w:r w:rsidR="005A0FBF">
        <w:t xml:space="preserve"> de éxito</w:t>
      </w:r>
      <w:r>
        <w:t xml:space="preserve">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135223D6" w14:textId="77777777" w:rsidR="00D4049D" w:rsidRDefault="00FD7841" w:rsidP="00D4049D">
      <w:pPr>
        <w:keepNext/>
        <w:jc w:val="center"/>
      </w:pPr>
      <w:r>
        <w:rPr>
          <w:noProof/>
          <w:lang w:val="en-GB" w:eastAsia="en-GB"/>
        </w:rPr>
        <w:lastRenderedPageBreak/>
        <w:drawing>
          <wp:inline distT="0" distB="0" distL="0" distR="0" wp14:anchorId="6842848C" wp14:editId="26253B7C">
            <wp:extent cx="3549650" cy="30135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61955" cy="3023992"/>
                    </a:xfrm>
                    <a:prstGeom prst="rect">
                      <a:avLst/>
                    </a:prstGeom>
                  </pic:spPr>
                </pic:pic>
              </a:graphicData>
            </a:graphic>
          </wp:inline>
        </w:drawing>
      </w:r>
    </w:p>
    <w:p w14:paraId="6E22FBFF" w14:textId="7AF3A066" w:rsidR="00FD7841" w:rsidRDefault="00D4049D" w:rsidP="00D4049D">
      <w:pPr>
        <w:pStyle w:val="Descripcin"/>
      </w:pPr>
      <w:bookmarkStart w:id="1286" w:name="_Toc476053809"/>
      <w:r>
        <w:t xml:space="preserve">Figura  </w:t>
      </w:r>
      <w:fldSimple w:instr=" SEQ Figura_ \* ARABIC ">
        <w:r w:rsidR="008F33A2">
          <w:rPr>
            <w:noProof/>
          </w:rPr>
          <w:t>51</w:t>
        </w:r>
      </w:fldSimple>
      <w:r>
        <w:t>. Pantalla de test 1</w:t>
      </w:r>
      <w:bookmarkEnd w:id="1286"/>
    </w:p>
    <w:p w14:paraId="1AC4F14B" w14:textId="77777777" w:rsidR="00D4049D" w:rsidRDefault="00FD7841" w:rsidP="00D4049D">
      <w:pPr>
        <w:keepNext/>
        <w:jc w:val="center"/>
      </w:pPr>
      <w:r>
        <w:rPr>
          <w:noProof/>
          <w:lang w:val="en-GB" w:eastAsia="en-GB"/>
        </w:rPr>
        <w:drawing>
          <wp:inline distT="0" distB="0" distL="0" distR="0" wp14:anchorId="6BB20FF5" wp14:editId="4751D34A">
            <wp:extent cx="3808980" cy="2516505"/>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14612" cy="2520226"/>
                    </a:xfrm>
                    <a:prstGeom prst="rect">
                      <a:avLst/>
                    </a:prstGeom>
                  </pic:spPr>
                </pic:pic>
              </a:graphicData>
            </a:graphic>
          </wp:inline>
        </w:drawing>
      </w:r>
    </w:p>
    <w:p w14:paraId="16AFF788" w14:textId="4C1610D4" w:rsidR="00FD7841" w:rsidRDefault="00D4049D" w:rsidP="00D4049D">
      <w:pPr>
        <w:pStyle w:val="Descripcin"/>
      </w:pPr>
      <w:bookmarkStart w:id="1287" w:name="_Toc476053810"/>
      <w:r>
        <w:t xml:space="preserve">Figura  </w:t>
      </w:r>
      <w:fldSimple w:instr=" SEQ Figura_ \* ARABIC ">
        <w:r w:rsidR="008F33A2">
          <w:rPr>
            <w:noProof/>
          </w:rPr>
          <w:t>52</w:t>
        </w:r>
      </w:fldSimple>
      <w:r>
        <w:t>. Pantalla de test 2</w:t>
      </w:r>
      <w:bookmarkEnd w:id="1287"/>
    </w:p>
    <w:p w14:paraId="550B2883" w14:textId="77777777" w:rsidR="00D4049D" w:rsidRDefault="00FD7841" w:rsidP="00D4049D">
      <w:pPr>
        <w:keepNext/>
        <w:jc w:val="center"/>
      </w:pPr>
      <w:r>
        <w:rPr>
          <w:noProof/>
          <w:lang w:val="en-GB" w:eastAsia="en-GB"/>
        </w:rPr>
        <w:lastRenderedPageBreak/>
        <w:drawing>
          <wp:inline distT="0" distB="0" distL="0" distR="0" wp14:anchorId="132C7DB6" wp14:editId="4D220E4A">
            <wp:extent cx="3520006" cy="2684145"/>
            <wp:effectExtent l="0" t="0" r="4445"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22778" cy="2686259"/>
                    </a:xfrm>
                    <a:prstGeom prst="rect">
                      <a:avLst/>
                    </a:prstGeom>
                  </pic:spPr>
                </pic:pic>
              </a:graphicData>
            </a:graphic>
          </wp:inline>
        </w:drawing>
      </w:r>
    </w:p>
    <w:p w14:paraId="65586FF0" w14:textId="7A6FC73C" w:rsidR="00FD7841" w:rsidRDefault="00D4049D" w:rsidP="00D4049D">
      <w:pPr>
        <w:pStyle w:val="Descripcin"/>
      </w:pPr>
      <w:bookmarkStart w:id="1288" w:name="_Toc476053811"/>
      <w:r>
        <w:t xml:space="preserve">Figura  </w:t>
      </w:r>
      <w:fldSimple w:instr=" SEQ Figura_ \* ARABIC ">
        <w:r w:rsidR="008F33A2">
          <w:rPr>
            <w:noProof/>
          </w:rPr>
          <w:t>53</w:t>
        </w:r>
      </w:fldSimple>
      <w:r>
        <w:t>. Pantalla de test 3</w:t>
      </w:r>
      <w:bookmarkEnd w:id="1288"/>
    </w:p>
    <w:p w14:paraId="59B2A77A" w14:textId="77777777" w:rsidR="00D4049D" w:rsidRDefault="00FD7841" w:rsidP="00D4049D">
      <w:pPr>
        <w:keepNext/>
        <w:jc w:val="center"/>
      </w:pPr>
      <w:r>
        <w:rPr>
          <w:noProof/>
          <w:lang w:val="en-GB" w:eastAsia="en-GB"/>
        </w:rPr>
        <w:drawing>
          <wp:inline distT="0" distB="0" distL="0" distR="0" wp14:anchorId="3C0AFB8A" wp14:editId="2E044C39">
            <wp:extent cx="3317217" cy="3016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19803" cy="3018602"/>
                    </a:xfrm>
                    <a:prstGeom prst="rect">
                      <a:avLst/>
                    </a:prstGeom>
                  </pic:spPr>
                </pic:pic>
              </a:graphicData>
            </a:graphic>
          </wp:inline>
        </w:drawing>
      </w:r>
    </w:p>
    <w:p w14:paraId="4E86A719" w14:textId="104726D1" w:rsidR="00FD7841" w:rsidRDefault="00D4049D" w:rsidP="00D4049D">
      <w:pPr>
        <w:pStyle w:val="Descripcin"/>
      </w:pPr>
      <w:bookmarkStart w:id="1289" w:name="_Toc476053812"/>
      <w:r>
        <w:t xml:space="preserve">Figura  </w:t>
      </w:r>
      <w:fldSimple w:instr=" SEQ Figura_ \* ARABIC ">
        <w:r w:rsidR="008F33A2">
          <w:rPr>
            <w:noProof/>
          </w:rPr>
          <w:t>54</w:t>
        </w:r>
      </w:fldSimple>
      <w:r>
        <w:t>. Pantalla de test</w:t>
      </w:r>
      <w:r w:rsidR="005B693A">
        <w:t xml:space="preserve"> al finalizarlo</w:t>
      </w:r>
      <w:bookmarkEnd w:id="1289"/>
    </w:p>
    <w:p w14:paraId="35FF4577" w14:textId="220F8B75" w:rsidR="00E90C6B" w:rsidRDefault="00E90C6B" w:rsidP="00E90C6B">
      <w:pPr>
        <w:pStyle w:val="Ttulo3"/>
      </w:pPr>
      <w:bookmarkStart w:id="1290" w:name="_Toc476053742"/>
      <w:r>
        <w:t>Ranking</w:t>
      </w:r>
      <w:bookmarkEnd w:id="1290"/>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 xml:space="preserve">Al entrar en la pantalla se hace una petición GET a la ruta /api/v1/users/ranking en la que se obtiene los usuarios ordenados por el campo score. </w:t>
      </w:r>
      <w:r w:rsidR="00514929">
        <w:t>El rango de la puntuación es de -100 a 100 puntos.</w:t>
      </w:r>
    </w:p>
    <w:p w14:paraId="6AFCA336" w14:textId="77777777" w:rsidR="000C6E92" w:rsidRDefault="00C81909" w:rsidP="000C6E92">
      <w:pPr>
        <w:keepNext/>
        <w:jc w:val="center"/>
      </w:pPr>
      <w:r>
        <w:rPr>
          <w:noProof/>
          <w:lang w:val="en-GB" w:eastAsia="en-GB"/>
        </w:rPr>
        <w:lastRenderedPageBreak/>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860550"/>
                    </a:xfrm>
                    <a:prstGeom prst="rect">
                      <a:avLst/>
                    </a:prstGeom>
                  </pic:spPr>
                </pic:pic>
              </a:graphicData>
            </a:graphic>
          </wp:inline>
        </w:drawing>
      </w:r>
    </w:p>
    <w:p w14:paraId="2A48AED9" w14:textId="4F190FAA" w:rsidR="00C81909" w:rsidRDefault="000C6E92" w:rsidP="000C6E92">
      <w:pPr>
        <w:pStyle w:val="Descripcin"/>
      </w:pPr>
      <w:bookmarkStart w:id="1291" w:name="_Toc476053813"/>
      <w:r>
        <w:t xml:space="preserve">Figura  </w:t>
      </w:r>
      <w:fldSimple w:instr=" SEQ Figura_ \* ARABIC ">
        <w:r w:rsidR="008F33A2">
          <w:rPr>
            <w:noProof/>
          </w:rPr>
          <w:t>55</w:t>
        </w:r>
      </w:fldSimple>
      <w:r>
        <w:t>. Pantalla de Ranking</w:t>
      </w:r>
      <w:bookmarkEnd w:id="1291"/>
    </w:p>
    <w:p w14:paraId="6D53A01E" w14:textId="1DC73F8D" w:rsidR="00E90C6B" w:rsidRDefault="00E90C6B" w:rsidP="00E90C6B">
      <w:pPr>
        <w:pStyle w:val="Ttulo3"/>
      </w:pPr>
      <w:bookmarkStart w:id="1292" w:name="_Toc476053743"/>
      <w:r>
        <w:t>Perfil</w:t>
      </w:r>
      <w:bookmarkEnd w:id="1292"/>
    </w:p>
    <w:p w14:paraId="7FDDD272" w14:textId="33736E6F" w:rsidR="00E90C6B" w:rsidRDefault="003424F0" w:rsidP="00552534">
      <w:r>
        <w:t>En la pantalla de mi perfil el usuario podrá visualizar toda la información relativa a su cuenta, cambiar su contraseña y ver un registro de los tests que ha hecho. Al entrar en la pantalla se hará una petición de tipo GET a la ruta /api/v1/users/:id para obtener la información específica del usuario.</w:t>
      </w:r>
    </w:p>
    <w:p w14:paraId="562305DA" w14:textId="77777777" w:rsidR="00B52C02" w:rsidRDefault="003D2ACB" w:rsidP="00B52C02">
      <w:pPr>
        <w:keepNext/>
        <w:jc w:val="center"/>
      </w:pPr>
      <w:r>
        <w:rPr>
          <w:noProof/>
          <w:lang w:val="en-GB" w:eastAsia="en-GB"/>
        </w:rPr>
        <w:drawing>
          <wp:inline distT="0" distB="0" distL="0" distR="0" wp14:anchorId="64C05AAD" wp14:editId="47E546BE">
            <wp:extent cx="3557415" cy="3271520"/>
            <wp:effectExtent l="0" t="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1155" cy="3274960"/>
                    </a:xfrm>
                    <a:prstGeom prst="rect">
                      <a:avLst/>
                    </a:prstGeom>
                  </pic:spPr>
                </pic:pic>
              </a:graphicData>
            </a:graphic>
          </wp:inline>
        </w:drawing>
      </w:r>
    </w:p>
    <w:p w14:paraId="23ED1E09" w14:textId="591443D4" w:rsidR="003D2ACB" w:rsidRDefault="00B52C02" w:rsidP="00B52C02">
      <w:pPr>
        <w:pStyle w:val="Descripcin"/>
      </w:pPr>
      <w:bookmarkStart w:id="1293" w:name="_Toc476053814"/>
      <w:r>
        <w:t xml:space="preserve">Figura  </w:t>
      </w:r>
      <w:fldSimple w:instr=" SEQ Figura_ \* ARABIC ">
        <w:r w:rsidR="008F33A2">
          <w:rPr>
            <w:noProof/>
          </w:rPr>
          <w:t>56</w:t>
        </w:r>
      </w:fldSimple>
      <w:r>
        <w:t>. Pantalla de perfil de usuario</w:t>
      </w:r>
      <w:bookmarkEnd w:id="1293"/>
    </w:p>
    <w:p w14:paraId="33651A24" w14:textId="70F4BBF8" w:rsidR="002A7971" w:rsidRDefault="002A7971" w:rsidP="00552534">
      <w:r>
        <w:t>Si se selecciona el botón de cambiar de contraseña, aparecerá un popup en el que tendremos que rellenar el campo de contraseña actual y nueva contraseña. Una vez pulsado en el botón “Change”, se realizará una petición al servidor de tipo PUT a la ruta /api/v1/password/:id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lastRenderedPageBreak/>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Por otro lado, si las contraseñas coinciden, se hasheará la nueva contraseña y se modificará en la base de datos, respondiendo con un código de estado 200</w:t>
      </w:r>
      <w:bookmarkStart w:id="1294" w:name="_GoBack"/>
      <w:bookmarkEnd w:id="1294"/>
      <w:r>
        <w:t>.</w:t>
      </w:r>
    </w:p>
    <w:p w14:paraId="57ECDF87" w14:textId="77777777" w:rsidR="00DC6898" w:rsidRDefault="003D2ACB" w:rsidP="00DC6898">
      <w:pPr>
        <w:keepNext/>
        <w:ind w:left="360"/>
        <w:jc w:val="center"/>
      </w:pPr>
      <w:r>
        <w:rPr>
          <w:noProof/>
          <w:lang w:val="en-GB" w:eastAsia="en-GB"/>
        </w:rPr>
        <w:drawing>
          <wp:inline distT="0" distB="0" distL="0" distR="0" wp14:anchorId="3811F933" wp14:editId="79564A7D">
            <wp:extent cx="1562100" cy="137832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0687" cy="1394723"/>
                    </a:xfrm>
                    <a:prstGeom prst="rect">
                      <a:avLst/>
                    </a:prstGeom>
                  </pic:spPr>
                </pic:pic>
              </a:graphicData>
            </a:graphic>
          </wp:inline>
        </w:drawing>
      </w:r>
      <w:r w:rsidR="00DC6898">
        <w:rPr>
          <w:noProof/>
          <w:lang w:val="en-GB" w:eastAsia="en-GB"/>
        </w:rPr>
        <w:drawing>
          <wp:inline distT="0" distB="0" distL="0" distR="0" wp14:anchorId="6AE1635D" wp14:editId="4E1E0A47">
            <wp:extent cx="1898650" cy="1370088"/>
            <wp:effectExtent l="0" t="0" r="635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27725" cy="1391069"/>
                    </a:xfrm>
                    <a:prstGeom prst="rect">
                      <a:avLst/>
                    </a:prstGeom>
                  </pic:spPr>
                </pic:pic>
              </a:graphicData>
            </a:graphic>
          </wp:inline>
        </w:drawing>
      </w:r>
      <w:r w:rsidR="00DC6898">
        <w:rPr>
          <w:noProof/>
          <w:lang w:val="en-GB" w:eastAsia="en-GB"/>
        </w:rPr>
        <w:drawing>
          <wp:inline distT="0" distB="0" distL="0" distR="0" wp14:anchorId="39809583" wp14:editId="57D777BB">
            <wp:extent cx="2015828" cy="1042670"/>
            <wp:effectExtent l="0" t="0" r="381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52716" cy="1165198"/>
                    </a:xfrm>
                    <a:prstGeom prst="rect">
                      <a:avLst/>
                    </a:prstGeom>
                  </pic:spPr>
                </pic:pic>
              </a:graphicData>
            </a:graphic>
          </wp:inline>
        </w:drawing>
      </w:r>
    </w:p>
    <w:p w14:paraId="0E65AE38" w14:textId="269BE290" w:rsidR="00E90C6B" w:rsidRDefault="00DC6898" w:rsidP="003F169C">
      <w:pPr>
        <w:pStyle w:val="Descripcin"/>
      </w:pPr>
      <w:bookmarkStart w:id="1295" w:name="_Toc476053815"/>
      <w:r>
        <w:t xml:space="preserve">Figura  </w:t>
      </w:r>
      <w:fldSimple w:instr=" SEQ Figura_ \* ARABIC ">
        <w:r w:rsidR="008F33A2">
          <w:rPr>
            <w:noProof/>
          </w:rPr>
          <w:t>57</w:t>
        </w:r>
      </w:fldSimple>
      <w:r>
        <w:t>. Popups de cambio de contraseña de usuario</w:t>
      </w:r>
      <w:bookmarkEnd w:id="1295"/>
    </w:p>
    <w:p w14:paraId="453D7AF1" w14:textId="09DEA511" w:rsidR="00E90C6B" w:rsidRDefault="00A83A63" w:rsidP="00A83A63">
      <w:pPr>
        <w:pStyle w:val="Ttulo3"/>
      </w:pPr>
      <w:bookmarkStart w:id="1296" w:name="_Toc476053744"/>
      <w:r>
        <w:t>Desconectar</w:t>
      </w:r>
      <w:bookmarkEnd w:id="1296"/>
    </w:p>
    <w:p w14:paraId="7658319A" w14:textId="51E56066" w:rsidR="00F64A7E" w:rsidRDefault="00F64A7E" w:rsidP="00F64A7E">
      <w:r>
        <w:t>Al pulsar es desconectar aparecerá un popup de confirmación que, en caso de confirmar la desconexión,  se limpiará el contenido del local storage y se redirigirá a la pantalla de login.</w:t>
      </w:r>
    </w:p>
    <w:p w14:paraId="4E94F265" w14:textId="77777777" w:rsidR="00860A3A" w:rsidRDefault="00280A16" w:rsidP="00860A3A">
      <w:pPr>
        <w:keepNext/>
        <w:jc w:val="cente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4600" cy="1666875"/>
                    </a:xfrm>
                    <a:prstGeom prst="rect">
                      <a:avLst/>
                    </a:prstGeom>
                  </pic:spPr>
                </pic:pic>
              </a:graphicData>
            </a:graphic>
          </wp:inline>
        </w:drawing>
      </w:r>
    </w:p>
    <w:p w14:paraId="2FE0E3FD" w14:textId="20299848" w:rsidR="00280A16" w:rsidRPr="00F64A7E" w:rsidRDefault="00860A3A" w:rsidP="00860A3A">
      <w:pPr>
        <w:pStyle w:val="Descripcin"/>
        <w:sectPr w:rsidR="00280A16" w:rsidRPr="00F64A7E" w:rsidSect="007C3A99">
          <w:type w:val="oddPage"/>
          <w:pgSz w:w="11906" w:h="16838"/>
          <w:pgMar w:top="1418" w:right="1134" w:bottom="1418" w:left="1134" w:header="709" w:footer="709" w:gutter="567"/>
          <w:cols w:space="708"/>
          <w:docGrid w:linePitch="360"/>
        </w:sectPr>
      </w:pPr>
      <w:bookmarkStart w:id="1297" w:name="_Toc476053816"/>
      <w:r>
        <w:t xml:space="preserve">Figura  </w:t>
      </w:r>
      <w:fldSimple w:instr=" SEQ Figura_ \* ARABIC ">
        <w:r w:rsidR="008F33A2">
          <w:rPr>
            <w:noProof/>
          </w:rPr>
          <w:t>58</w:t>
        </w:r>
      </w:fldSimple>
      <w:r>
        <w:t>. Popup de desconexión</w:t>
      </w:r>
      <w:bookmarkEnd w:id="1297"/>
    </w:p>
    <w:p w14:paraId="3C943CC5" w14:textId="3C991B86" w:rsidR="007C3A99" w:rsidRDefault="007C3A99">
      <w:pPr>
        <w:jc w:val="left"/>
      </w:pPr>
      <w:r>
        <w:lastRenderedPageBreak/>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1298" w:name="_Toc414096879"/>
      <w:bookmarkStart w:id="1299" w:name="_Toc476053745"/>
      <w:r>
        <w:lastRenderedPageBreak/>
        <w:t>Conclusiones y trabajos futuros</w:t>
      </w:r>
      <w:bookmarkEnd w:id="1298"/>
      <w:bookmarkEnd w:id="1299"/>
    </w:p>
    <w:p w14:paraId="0348A4C8" w14:textId="77777777" w:rsidR="00041113" w:rsidRDefault="00041113" w:rsidP="00041113">
      <w:r>
        <w:t>Como hemos ido analizando en los anteriores apartados de la memoria, aplicando las tecnologías de Ionic, AngularJS, Node.js y MongoDB hemos sido capaces de desarrollar satisfactoriamente una plataforma MALL que permita la reproducción de audios y visualización de imágenes para ejercicios de inglés.</w:t>
      </w:r>
    </w:p>
    <w:p w14:paraId="14E636B2" w14:textId="77777777" w:rsidR="00041113" w:rsidRDefault="00041113" w:rsidP="00041113">
      <w:r>
        <w:t>Este desarrollo ha sido llevado a cabo debido a la necesidad de la escuela de disponer de una herramienta de aprendizaje para los alumnos, de cara a obtener el nivel B2 de inglés y afrontar satisfactoriamente la prueba TOEIC disponible en la ETSIST. De esta manera, conseguimos ampliar los tipos de ejercicios disponibles implementados en la plataforma UP2B2 y permitir al alumnado tener más control de su aprendizaje, pudiendo preparar las partes de Listening y Reading del examen.</w:t>
      </w:r>
    </w:p>
    <w:p w14:paraId="5ECCFA52" w14:textId="77777777" w:rsidR="00041113" w:rsidRDefault="00041113" w:rsidP="00041113">
      <w:r>
        <w:t>Para el almacenamiento de los archivos de audio e imagen se ha tomado la decisión de guardarlos en el sistema de archivos que nos ofrece Node.js en la parte servidora, y para la visualización y reproducción en la parte cliente hemos utilizado las herramientas que nos ofrecen HTML5 y JavaScript con los elementos de Audio e Img.</w:t>
      </w:r>
    </w:p>
    <w:p w14:paraId="78ABFA58" w14:textId="14A35479" w:rsidR="00041113" w:rsidRDefault="00041113" w:rsidP="00041113">
      <w:r>
        <w:t>De este modo, gracias a Ionic hemos podido generar una web y aplicación móvil que nos ofrece una plataforma MALL para el aprendizaje del inglés con ejercicios para practicar la parte de Listening del examen TOEIC. Así, a partir de este punto en un futuro tenemos la posibilidad de realizar más ejercicios con las herramientas y tecnologías aquí presentadas, y producir una integración de la versión previa de UP2B2 junto con esta.</w:t>
      </w:r>
    </w:p>
    <w:p w14:paraId="56532CC7" w14:textId="77777777" w:rsidR="008109E5" w:rsidRDefault="008F6584" w:rsidP="008F6584">
      <w:pPr>
        <w:pStyle w:val="Ttulo2"/>
      </w:pPr>
      <w:bookmarkStart w:id="1300" w:name="_Toc414096880"/>
      <w:bookmarkStart w:id="1301" w:name="_Toc476053746"/>
      <w:r>
        <w:t>Conclusiones</w:t>
      </w:r>
      <w:bookmarkEnd w:id="1300"/>
      <w:bookmarkEnd w:id="1301"/>
    </w:p>
    <w:p w14:paraId="421C3BE1" w14:textId="64CFAC83" w:rsidR="00245F3F" w:rsidRDefault="008F6584" w:rsidP="005F39AB">
      <w:r>
        <w:t>Tras la realización de este proyecto fin de carrera</w:t>
      </w:r>
      <w:r w:rsidR="00FC07B0">
        <w:t xml:space="preserve">, podemos afirmar que </w:t>
      </w:r>
      <w:r w:rsidR="00480DAB">
        <w:t>se ha</w:t>
      </w:r>
      <w:r w:rsidR="00FC07B0">
        <w:t xml:space="preserve"> conseguido el objetivo, que era la realización de una plataforma MALL que disponga de ejercicios con audio e imágenes. De cara a la prueba TOEIC ofrecida en la </w:t>
      </w:r>
      <w:r w:rsidR="009344F7">
        <w:t>ETSIST</w:t>
      </w:r>
      <w:r w:rsidR="00FC07B0">
        <w:t xml:space="preserve"> para obtener el título B2 en inglés, era necesario aportar herramientas para complementar el estudio específico de la parte de Listening.</w:t>
      </w:r>
      <w:r w:rsidR="00A13441">
        <w:t xml:space="preserve"> De esta manera, combinando la aplicación previa de UP2B2, podemos ofrecer al alumnado una herramienta completa para practicar ambas partes del examen, tanto Listening como Reading.</w:t>
      </w:r>
    </w:p>
    <w:p w14:paraId="0F333EF0" w14:textId="110D0480" w:rsidR="00ED30BD" w:rsidRDefault="00ED30BD" w:rsidP="005F39AB">
      <w:r>
        <w:t>Para llevar a cabo este desarrollo fue necesario el estudio de las metodologías de implementación de las tecnologías MALL, así como el uso</w:t>
      </w:r>
      <w:r w:rsidR="000E6A4E">
        <w:t xml:space="preserve"> por parte de los usuarios</w:t>
      </w:r>
      <w:r>
        <w:t xml:space="preserve"> y aplicaciones que tienen actualmente.</w:t>
      </w:r>
      <w:r w:rsidR="008204E2">
        <w:t xml:space="preserve"> Seguidamente, se realizó un estudio de las necesidades de la plataforma, tanto para la parte cliente como para la parte servidor, decidiendo las tecnologías y módulos a implementar en ambos lados.</w:t>
      </w:r>
      <w:r w:rsidR="00A13441">
        <w:t xml:space="preserve"> El proceso de analizar los requisitos de la plataforma y herramientas a utilizar es importante para el correcto desarrollo posterior, pues una mala elección puede implicar la lentitud en el desarrollo por necesidad de volver atrás y cambiar partes ya implementadas.</w:t>
      </w:r>
    </w:p>
    <w:p w14:paraId="6AFB7D3A" w14:textId="7A001F88" w:rsidR="005F39AB" w:rsidRDefault="008204E2" w:rsidP="005F39AB">
      <w:r>
        <w:lastRenderedPageBreak/>
        <w:t>Además</w:t>
      </w:r>
      <w:r w:rsidR="005732D7">
        <w:t>,</w:t>
      </w:r>
      <w:r>
        <w:t xml:space="preserve"> se tuvo que tener en cuenta las medidas de seguridad a tomar, así como la mejor manera de almacenar los archivos tanto de audio como de imagen en el servidor. </w:t>
      </w:r>
      <w:r w:rsidR="005F39AB">
        <w:t xml:space="preserve"> </w:t>
      </w:r>
      <w:r w:rsidR="00F7706B">
        <w:t>Una vez realizados los requisitos necesarios, se procedió al desarrollo de las rutas en el servidor, así como las vistas en la parte cliente, conectando finalmente ambas partes.</w:t>
      </w:r>
      <w:r w:rsidR="0008113B">
        <w:t xml:space="preserve"> Gracias a la gran comunidad de Node.js disponemos de muchos módulos en el repositorio de npm junto con explicaciones de cómo usarlos, por lo que es interesante antes de implementar una funcionalidad ver si no existe un módulo previamente desarrollado.</w:t>
      </w:r>
      <w:r w:rsidR="000A023A">
        <w:t xml:space="preserve"> Por otro lado, respecto a la comunidad de Ionic</w:t>
      </w:r>
      <w:r w:rsidR="006F08CB">
        <w:t>,</w:t>
      </w:r>
      <w:r w:rsidR="000A023A">
        <w:t xml:space="preserve"> ésta es más escasa y hemos necesitado apoyarnos en la comunidad de Angular.JS</w:t>
      </w:r>
      <w:r w:rsidR="006F08CB">
        <w:t>,</w:t>
      </w:r>
      <w:r w:rsidR="0023021C">
        <w:t xml:space="preserve"> que es mayor.</w:t>
      </w:r>
    </w:p>
    <w:p w14:paraId="6E43EB19" w14:textId="2CEA97EF" w:rsidR="005732D7" w:rsidRDefault="005732D7" w:rsidP="005F39AB">
      <w:r>
        <w:t xml:space="preserve">Una de las mayores dificultades encontradas fue la del almacenamiento de los archivos en la parte servidora, </w:t>
      </w:r>
      <w:r w:rsidR="00892D99">
        <w:t xml:space="preserve">pues no existe un estándar </w:t>
      </w:r>
      <w:r w:rsidR="00354D9C">
        <w:t>de desarrollo</w:t>
      </w:r>
      <w:r w:rsidR="00892D99">
        <w:t xml:space="preserve"> en el servidor habiendo recibido los documentos desde un cliente de Ionic o Angular.JS. Finalmente, se tomó la decisión de</w:t>
      </w:r>
      <w:r>
        <w:t xml:space="preserve"> almacenar los archivos en el siste</w:t>
      </w:r>
      <w:r w:rsidR="00723283">
        <w:t>ma de archivos de Node.JS</w:t>
      </w:r>
      <w:r w:rsidR="0041233A">
        <w:t xml:space="preserve"> </w:t>
      </w:r>
      <w:r w:rsidR="002337E6">
        <w:t>analizando la información con e</w:t>
      </w:r>
      <w:r w:rsidR="0041233A">
        <w:t>l módulo F</w:t>
      </w:r>
      <w:r w:rsidR="0041233A" w:rsidRPr="0041233A">
        <w:t>ormidable</w:t>
      </w:r>
      <w:r w:rsidR="002337E6">
        <w:t xml:space="preserve"> y enviándolo desde el cliente con el módulo de Angular FileUploader</w:t>
      </w:r>
      <w:r w:rsidR="0041233A">
        <w:t>.</w:t>
      </w:r>
    </w:p>
    <w:p w14:paraId="5843D778" w14:textId="6C7B0B48" w:rsidR="00F7706B" w:rsidRDefault="006F08CB" w:rsidP="005F39AB">
      <w:r>
        <w:t>Acabado el desarrollo</w:t>
      </w:r>
      <w:r w:rsidR="00F7706B">
        <w:t>, fue necesario realizar pruebas de funcionamiento tanto en local como en remoto, poniendo</w:t>
      </w:r>
      <w:r w:rsidR="00A01265">
        <w:t xml:space="preserve"> la aplicación en servidores de la ETSIST</w:t>
      </w:r>
      <w:r>
        <w:t xml:space="preserve"> y</w:t>
      </w:r>
      <w:r w:rsidR="0083143B">
        <w:t xml:space="preserve"> en los distintos dispositivos disponibles</w:t>
      </w:r>
      <w:r w:rsidR="009344F7">
        <w:t xml:space="preserve"> como son móviles, tablets y navegadores web</w:t>
      </w:r>
      <w:r w:rsidR="00F7706B">
        <w:t>.</w:t>
      </w:r>
    </w:p>
    <w:p w14:paraId="4CFFF8C7" w14:textId="08DD9D91" w:rsidR="005F39AB" w:rsidRDefault="000237AA" w:rsidP="0043405C">
      <w:r>
        <w:t>Así, g</w:t>
      </w:r>
      <w:r w:rsidR="00280544">
        <w:t xml:space="preserve">racias al desarrollo de la aplicación </w:t>
      </w:r>
      <w:r w:rsidR="00061DEE">
        <w:t>he conseguido consolida</w:t>
      </w:r>
      <w:r w:rsidR="00280544">
        <w:t>r</w:t>
      </w:r>
      <w:r w:rsidR="00061DEE">
        <w:t xml:space="preserve"> y ampliar</w:t>
      </w:r>
      <w:r w:rsidR="00280544">
        <w:t xml:space="preserve"> mis conocimientos en tecnologías web obtenidos en la asignatura optativa “Aplicaciones Telemáticas Basadas en Web”</w:t>
      </w:r>
      <w:r w:rsidR="00455063">
        <w:t>, además de obtener otros nuevos como es el lenguaje Javascript, Node.js y bases de datos no SQL como MongoDB</w:t>
      </w:r>
      <w:r w:rsidR="00974394">
        <w:t>.</w:t>
      </w:r>
      <w:r w:rsidR="00DA2005">
        <w:t xml:space="preserve"> Además, he obtenido conocimientos de control de versiones y de documentación.</w:t>
      </w:r>
    </w:p>
    <w:p w14:paraId="196BB89A" w14:textId="77777777" w:rsidR="00744E4E" w:rsidRDefault="00440F6B" w:rsidP="00AB1C75">
      <w:pPr>
        <w:pStyle w:val="Ttulo2"/>
      </w:pPr>
      <w:bookmarkStart w:id="1302" w:name="_Toc414096881"/>
      <w:bookmarkStart w:id="1303" w:name="_Toc476053747"/>
      <w:r>
        <w:t>Trabajos futuros</w:t>
      </w:r>
      <w:bookmarkEnd w:id="1302"/>
      <w:bookmarkEnd w:id="1303"/>
      <w:r>
        <w:t xml:space="preserve"> </w:t>
      </w:r>
    </w:p>
    <w:p w14:paraId="3A6E59AE" w14:textId="138D75BA" w:rsidR="0040176F" w:rsidRDefault="0040176F" w:rsidP="0040176F">
      <w:r>
        <w:t>Como trabajos futuros, destacamos lo</w:t>
      </w:r>
      <w:r w:rsidR="00612679">
        <w:t>s</w:t>
      </w:r>
      <w:r>
        <w:t xml:space="preserve"> siguiente</w:t>
      </w:r>
      <w:r w:rsidR="00612679">
        <w:t>s</w:t>
      </w:r>
      <w:r>
        <w:t>:</w:t>
      </w:r>
    </w:p>
    <w:p w14:paraId="7F9CD42D" w14:textId="262B6DEB" w:rsidR="0040176F" w:rsidRDefault="0040176F" w:rsidP="0040176F">
      <w:pPr>
        <w:pStyle w:val="Prrafodelista"/>
        <w:numPr>
          <w:ilvl w:val="0"/>
          <w:numId w:val="39"/>
        </w:numPr>
      </w:pPr>
      <w:r>
        <w:t>Integración de ésta versión de la aplicación con la antigua, para así poder disponer de ejercicios gramaticales, de vocabulario, de Reading y de Listening en una misma plataforma.</w:t>
      </w:r>
    </w:p>
    <w:p w14:paraId="6B249A9F" w14:textId="1E263018" w:rsidR="0040176F" w:rsidRDefault="0040176F" w:rsidP="0040176F">
      <w:pPr>
        <w:pStyle w:val="Prrafodelista"/>
        <w:numPr>
          <w:ilvl w:val="0"/>
          <w:numId w:val="39"/>
        </w:numPr>
      </w:pPr>
      <w:r>
        <w:t>Añadir funcionalidad de tests sin conexión a internet, ofreciendo la posibilidad de pre-descargarse tests cuando la aplicación detecte que se dispone de Wifi, para así posteriormente poder realizarlos sin necesidad de tener conexión a internet y evitar el consumo de datos.</w:t>
      </w:r>
    </w:p>
    <w:p w14:paraId="1D161044" w14:textId="77777777" w:rsidR="0040176F" w:rsidRDefault="0040176F" w:rsidP="0040176F">
      <w:pPr>
        <w:pStyle w:val="Prrafodelista"/>
        <w:numPr>
          <w:ilvl w:val="0"/>
          <w:numId w:val="39"/>
        </w:numPr>
      </w:pPr>
      <w:r>
        <w:t>Añadir ejercicios que permitan la grabación de voz dado un tema de conversación, como pueden ser preguntas de entrevistas, para su posterior corrección por personal docente.</w:t>
      </w:r>
    </w:p>
    <w:p w14:paraId="6F246D40" w14:textId="36DAEBF8" w:rsidR="00A75B90" w:rsidRDefault="0040176F" w:rsidP="00A75B90">
      <w:pPr>
        <w:pStyle w:val="Prrafodelista"/>
        <w:numPr>
          <w:ilvl w:val="0"/>
          <w:numId w:val="39"/>
        </w:numPr>
      </w:pPr>
      <w:r>
        <w:t>Agregar metodologías de juego como pueden ser medallas por “X tests hechos” o “racha de respuestas correctas”.</w:t>
      </w:r>
    </w:p>
    <w:p w14:paraId="2E38054F" w14:textId="7463FCA6" w:rsidR="000F1FAB" w:rsidRDefault="00A75B90" w:rsidP="00A75B90">
      <w:pPr>
        <w:pStyle w:val="Prrafodelista"/>
        <w:numPr>
          <w:ilvl w:val="0"/>
          <w:numId w:val="39"/>
        </w:numPr>
      </w:pPr>
      <w:r>
        <w:t>Mejora visual de la aplicación.</w:t>
      </w:r>
    </w:p>
    <w:p w14:paraId="28303AE0" w14:textId="11F72E9D" w:rsidR="0020232A" w:rsidRDefault="0020232A" w:rsidP="00A75B90">
      <w:pPr>
        <w:pStyle w:val="Prrafodelista"/>
        <w:numPr>
          <w:ilvl w:val="0"/>
          <w:numId w:val="39"/>
        </w:numPr>
      </w:pPr>
      <w:r>
        <w:t>Implementar más apartados en la sección de administración para obtener más información sobre el uso que hacen los alumnos de la aplicación.</w:t>
      </w:r>
    </w:p>
    <w:p w14:paraId="1ADED980" w14:textId="7450E5C3" w:rsidR="0097601A" w:rsidRDefault="0097601A" w:rsidP="00A75B90">
      <w:pPr>
        <w:pStyle w:val="Prrafodelista"/>
        <w:numPr>
          <w:ilvl w:val="0"/>
          <w:numId w:val="39"/>
        </w:numPr>
      </w:pPr>
      <w:r>
        <w:t xml:space="preserve">Disponer de un apartado </w:t>
      </w:r>
      <w:r w:rsidR="00623BE1">
        <w:t xml:space="preserve">en la aplicación </w:t>
      </w:r>
      <w:r>
        <w:t>con contenido teórico</w:t>
      </w:r>
      <w:r w:rsidR="00623BE1">
        <w:t xml:space="preserve"> de consulta</w:t>
      </w:r>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00B25CE3" w14:textId="466828B4" w:rsidR="00ED1B9F" w:rsidRDefault="00ED1B9F" w:rsidP="00291E76">
      <w:pPr>
        <w:sectPr w:rsidR="00ED1B9F" w:rsidSect="007C3A99">
          <w:type w:val="oddPage"/>
          <w:pgSz w:w="11906" w:h="16838"/>
          <w:pgMar w:top="1418" w:right="1134" w:bottom="1418" w:left="1134" w:header="709" w:footer="709" w:gutter="567"/>
          <w:cols w:space="708"/>
          <w:docGrid w:linePitch="360"/>
        </w:sectPr>
      </w:pPr>
    </w:p>
    <w:bookmarkStart w:id="1304" w:name="_Toc476053748" w:displacedByCustomXml="next"/>
    <w:sdt>
      <w:sdtPr>
        <w:rPr>
          <w:rFonts w:ascii="Times New Roman" w:eastAsiaTheme="minorHAnsi" w:hAnsi="Times New Roman" w:cstheme="minorBidi"/>
          <w:b w:val="0"/>
          <w:bCs w:val="0"/>
          <w:sz w:val="24"/>
          <w:szCs w:val="22"/>
        </w:rPr>
        <w:id w:val="153729975"/>
        <w:docPartObj>
          <w:docPartGallery w:val="Bibliographies"/>
          <w:docPartUnique/>
        </w:docPartObj>
      </w:sdtPr>
      <w:sdtEndPr/>
      <w:sdtContent>
        <w:p w14:paraId="7BE698AA" w14:textId="77777777" w:rsidR="004124D7" w:rsidRDefault="002A5A7F" w:rsidP="004124D7">
          <w:pPr>
            <w:pStyle w:val="Ttulo1sinnmero"/>
            <w:rPr>
              <w:rFonts w:asciiTheme="minorHAnsi" w:hAnsiTheme="minorHAnsi"/>
              <w:noProof/>
              <w:sz w:val="22"/>
            </w:rPr>
          </w:pPr>
          <w:r>
            <w:t>Bib</w:t>
          </w:r>
          <w:r w:rsidR="007A3E72">
            <w:t>liografía</w:t>
          </w:r>
          <w:bookmarkEnd w:id="1304"/>
        </w:p>
        <w:sdt>
          <w:sdtPr>
            <w:rPr>
              <w:b/>
              <w:bCs/>
            </w:rPr>
            <w:id w:val="111145805"/>
            <w:bibliography/>
          </w:sdtPr>
          <w:sdtEndPr>
            <w:rPr>
              <w:b w:val="0"/>
              <w:bCs w:val="0"/>
            </w:rPr>
          </w:sdtEndPr>
          <w:sdtContent>
            <w:p w14:paraId="314368BE" w14:textId="77777777" w:rsidR="00CA2ADC" w:rsidRDefault="007A3E72" w:rsidP="004E690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CA2ADC" w14:paraId="32891549" w14:textId="77777777">
                <w:trPr>
                  <w:divId w:val="322777132"/>
                  <w:tblCellSpacing w:w="15" w:type="dxa"/>
                </w:trPr>
                <w:tc>
                  <w:tcPr>
                    <w:tcW w:w="50" w:type="pct"/>
                    <w:hideMark/>
                  </w:tcPr>
                  <w:p w14:paraId="2869353F" w14:textId="77777777" w:rsidR="00CA2ADC" w:rsidRDefault="00CA2ADC">
                    <w:pPr>
                      <w:pStyle w:val="Bibliografa"/>
                      <w:rPr>
                        <w:noProof/>
                        <w:szCs w:val="24"/>
                      </w:rPr>
                    </w:pPr>
                    <w:r>
                      <w:rPr>
                        <w:noProof/>
                      </w:rPr>
                      <w:t xml:space="preserve">[1] </w:t>
                    </w:r>
                  </w:p>
                </w:tc>
                <w:tc>
                  <w:tcPr>
                    <w:tcW w:w="0" w:type="auto"/>
                    <w:hideMark/>
                  </w:tcPr>
                  <w:p w14:paraId="672C88CD" w14:textId="77777777" w:rsidR="00CA2ADC" w:rsidRDefault="00CA2ADC">
                    <w:pPr>
                      <w:pStyle w:val="Bibliografa"/>
                      <w:rPr>
                        <w:noProof/>
                      </w:rPr>
                    </w:pPr>
                    <w:r w:rsidRPr="00CA2ADC">
                      <w:rPr>
                        <w:noProof/>
                        <w:lang w:val="en-GB"/>
                      </w:rPr>
                      <w:t xml:space="preserve">A. Kukulska-Hulme, «Mobile-assisted languaje learning.,» </w:t>
                    </w:r>
                    <w:r w:rsidRPr="00CA2ADC">
                      <w:rPr>
                        <w:i/>
                        <w:iCs/>
                        <w:noProof/>
                        <w:lang w:val="en-GB"/>
                      </w:rPr>
                      <w:t xml:space="preserve">C.Chapelle (Ed.) </w:t>
                    </w:r>
                    <w:r>
                      <w:rPr>
                        <w:i/>
                        <w:iCs/>
                        <w:noProof/>
                      </w:rPr>
                      <w:t xml:space="preserve">The encyclipedia of applied linguistics, </w:t>
                    </w:r>
                    <w:r>
                      <w:rPr>
                        <w:noProof/>
                      </w:rPr>
                      <w:t xml:space="preserve">pp. 3701-3709, 2013. </w:t>
                    </w:r>
                  </w:p>
                </w:tc>
              </w:tr>
              <w:tr w:rsidR="00CA2ADC" w:rsidRPr="0083349B" w14:paraId="09A9682A" w14:textId="77777777">
                <w:trPr>
                  <w:divId w:val="322777132"/>
                  <w:tblCellSpacing w:w="15" w:type="dxa"/>
                </w:trPr>
                <w:tc>
                  <w:tcPr>
                    <w:tcW w:w="50" w:type="pct"/>
                    <w:hideMark/>
                  </w:tcPr>
                  <w:p w14:paraId="5002722D" w14:textId="77777777" w:rsidR="00CA2ADC" w:rsidRDefault="00CA2ADC">
                    <w:pPr>
                      <w:pStyle w:val="Bibliografa"/>
                      <w:rPr>
                        <w:noProof/>
                      </w:rPr>
                    </w:pPr>
                    <w:r>
                      <w:rPr>
                        <w:noProof/>
                      </w:rPr>
                      <w:t xml:space="preserve">[2] </w:t>
                    </w:r>
                  </w:p>
                </w:tc>
                <w:tc>
                  <w:tcPr>
                    <w:tcW w:w="0" w:type="auto"/>
                    <w:hideMark/>
                  </w:tcPr>
                  <w:p w14:paraId="08E30E54" w14:textId="77777777" w:rsidR="00CA2ADC" w:rsidRPr="00CA2ADC" w:rsidRDefault="00CA2ADC">
                    <w:pPr>
                      <w:pStyle w:val="Bibliografa"/>
                      <w:rPr>
                        <w:noProof/>
                        <w:lang w:val="en-GB"/>
                      </w:rPr>
                    </w:pPr>
                    <w:r w:rsidRPr="00CA2ADC">
                      <w:rPr>
                        <w:noProof/>
                        <w:lang w:val="en-GB"/>
                      </w:rPr>
                      <w:t xml:space="preserve">A. J. Q. K. A. K.-H. a. A. E. Valérie Demouy, «Why and how do distance learners use mobile devices for languaje learning?,» </w:t>
                    </w:r>
                    <w:r w:rsidRPr="00CA2ADC">
                      <w:rPr>
                        <w:i/>
                        <w:iCs/>
                        <w:noProof/>
                        <w:lang w:val="en-GB"/>
                      </w:rPr>
                      <w:t xml:space="preserve">The EUROCALL Review, </w:t>
                    </w:r>
                    <w:r w:rsidRPr="00CA2ADC">
                      <w:rPr>
                        <w:noProof/>
                        <w:lang w:val="en-GB"/>
                      </w:rPr>
                      <w:t xml:space="preserve">vol. 23, nº 2, September 2015. </w:t>
                    </w:r>
                  </w:p>
                </w:tc>
              </w:tr>
              <w:tr w:rsidR="00CA2ADC" w:rsidRPr="0083349B" w14:paraId="4752B1AA" w14:textId="77777777">
                <w:trPr>
                  <w:divId w:val="322777132"/>
                  <w:tblCellSpacing w:w="15" w:type="dxa"/>
                </w:trPr>
                <w:tc>
                  <w:tcPr>
                    <w:tcW w:w="50" w:type="pct"/>
                    <w:hideMark/>
                  </w:tcPr>
                  <w:p w14:paraId="430DB6D9" w14:textId="77777777" w:rsidR="00CA2ADC" w:rsidRDefault="00CA2ADC">
                    <w:pPr>
                      <w:pStyle w:val="Bibliografa"/>
                      <w:rPr>
                        <w:noProof/>
                      </w:rPr>
                    </w:pPr>
                    <w:r>
                      <w:rPr>
                        <w:noProof/>
                      </w:rPr>
                      <w:t xml:space="preserve">[3] </w:t>
                    </w:r>
                  </w:p>
                </w:tc>
                <w:tc>
                  <w:tcPr>
                    <w:tcW w:w="0" w:type="auto"/>
                    <w:hideMark/>
                  </w:tcPr>
                  <w:p w14:paraId="002C8764" w14:textId="77777777" w:rsidR="00CA2ADC" w:rsidRPr="00CA2ADC" w:rsidRDefault="00CA2ADC">
                    <w:pPr>
                      <w:pStyle w:val="Bibliografa"/>
                      <w:rPr>
                        <w:noProof/>
                        <w:lang w:val="en-GB"/>
                      </w:rPr>
                    </w:pPr>
                    <w:r w:rsidRPr="00CA2ADC">
                      <w:rPr>
                        <w:noProof/>
                        <w:lang w:val="en-GB"/>
                      </w:rPr>
                      <w:t xml:space="preserve">C.-M. a. L. Y.-L. Chen, «Personalised context-aware ubiquitous learning system for supporting effective English vocabulary learning,» </w:t>
                    </w:r>
                    <w:r w:rsidRPr="00CA2ADC">
                      <w:rPr>
                        <w:i/>
                        <w:iCs/>
                        <w:noProof/>
                        <w:lang w:val="en-GB"/>
                      </w:rPr>
                      <w:t xml:space="preserve">Interactive Learning Environments, </w:t>
                    </w:r>
                    <w:r w:rsidRPr="00CA2ADC">
                      <w:rPr>
                        <w:noProof/>
                        <w:lang w:val="en-GB"/>
                      </w:rPr>
                      <w:t xml:space="preserve">pp. 341-364, 2010. </w:t>
                    </w:r>
                  </w:p>
                </w:tc>
              </w:tr>
              <w:tr w:rsidR="00CA2ADC" w:rsidRPr="0083349B" w14:paraId="6C4F800E" w14:textId="77777777">
                <w:trPr>
                  <w:divId w:val="322777132"/>
                  <w:tblCellSpacing w:w="15" w:type="dxa"/>
                </w:trPr>
                <w:tc>
                  <w:tcPr>
                    <w:tcW w:w="50" w:type="pct"/>
                    <w:hideMark/>
                  </w:tcPr>
                  <w:p w14:paraId="4A769249" w14:textId="77777777" w:rsidR="00CA2ADC" w:rsidRDefault="00CA2ADC">
                    <w:pPr>
                      <w:pStyle w:val="Bibliografa"/>
                      <w:rPr>
                        <w:noProof/>
                      </w:rPr>
                    </w:pPr>
                    <w:r>
                      <w:rPr>
                        <w:noProof/>
                      </w:rPr>
                      <w:t xml:space="preserve">[4] </w:t>
                    </w:r>
                  </w:p>
                </w:tc>
                <w:tc>
                  <w:tcPr>
                    <w:tcW w:w="0" w:type="auto"/>
                    <w:hideMark/>
                  </w:tcPr>
                  <w:p w14:paraId="41D6E657" w14:textId="77777777" w:rsidR="00CA2ADC" w:rsidRPr="00CA2ADC" w:rsidRDefault="00CA2ADC">
                    <w:pPr>
                      <w:pStyle w:val="Bibliografa"/>
                      <w:rPr>
                        <w:noProof/>
                        <w:lang w:val="en-GB"/>
                      </w:rPr>
                    </w:pPr>
                    <w:r w:rsidRPr="00CA2ADC">
                      <w:rPr>
                        <w:noProof/>
                        <w:lang w:val="en-GB"/>
                      </w:rPr>
                      <w:t xml:space="preserve">G. S. a. P. Hubbard, «Some Emerging Principles for Mobile-assisted Languaje Learning,» </w:t>
                    </w:r>
                    <w:r w:rsidRPr="00CA2ADC">
                      <w:rPr>
                        <w:i/>
                        <w:iCs/>
                        <w:noProof/>
                        <w:lang w:val="en-GB"/>
                      </w:rPr>
                      <w:t xml:space="preserve">The International Research Foundation for English Languaje Education, </w:t>
                    </w:r>
                    <w:r w:rsidRPr="00CA2ADC">
                      <w:rPr>
                        <w:noProof/>
                        <w:lang w:val="en-GB"/>
                      </w:rPr>
                      <w:t xml:space="preserve">2013. </w:t>
                    </w:r>
                  </w:p>
                </w:tc>
              </w:tr>
              <w:tr w:rsidR="00CA2ADC" w14:paraId="60757A3C" w14:textId="77777777">
                <w:trPr>
                  <w:divId w:val="322777132"/>
                  <w:tblCellSpacing w:w="15" w:type="dxa"/>
                </w:trPr>
                <w:tc>
                  <w:tcPr>
                    <w:tcW w:w="50" w:type="pct"/>
                    <w:hideMark/>
                  </w:tcPr>
                  <w:p w14:paraId="40F07ADE" w14:textId="77777777" w:rsidR="00CA2ADC" w:rsidRDefault="00CA2ADC">
                    <w:pPr>
                      <w:pStyle w:val="Bibliografa"/>
                      <w:rPr>
                        <w:noProof/>
                      </w:rPr>
                    </w:pPr>
                    <w:r>
                      <w:rPr>
                        <w:noProof/>
                      </w:rPr>
                      <w:t xml:space="preserve">[5] </w:t>
                    </w:r>
                  </w:p>
                </w:tc>
                <w:tc>
                  <w:tcPr>
                    <w:tcW w:w="0" w:type="auto"/>
                    <w:hideMark/>
                  </w:tcPr>
                  <w:p w14:paraId="64A67222" w14:textId="77777777" w:rsidR="00CA2ADC" w:rsidRDefault="00CA2ADC">
                    <w:pPr>
                      <w:pStyle w:val="Bibliografa"/>
                      <w:rPr>
                        <w:noProof/>
                      </w:rPr>
                    </w:pPr>
                    <w:r>
                      <w:rPr>
                        <w:noProof/>
                      </w:rPr>
                      <w:t xml:space="preserve">Node.js, «Node.js,» [En línea]. </w:t>
                    </w:r>
                    <w:r w:rsidRPr="00CA2ADC">
                      <w:rPr>
                        <w:noProof/>
                        <w:lang w:val="en-GB"/>
                      </w:rPr>
                      <w:t xml:space="preserve">Available: https://nodejs.org/es/. </w:t>
                    </w:r>
                    <w:r>
                      <w:rPr>
                        <w:noProof/>
                      </w:rPr>
                      <w:t>[Último acceso: 15 Octubre 2016].</w:t>
                    </w:r>
                  </w:p>
                </w:tc>
              </w:tr>
              <w:tr w:rsidR="00CA2ADC" w14:paraId="5B6AF1DD" w14:textId="77777777">
                <w:trPr>
                  <w:divId w:val="322777132"/>
                  <w:tblCellSpacing w:w="15" w:type="dxa"/>
                </w:trPr>
                <w:tc>
                  <w:tcPr>
                    <w:tcW w:w="50" w:type="pct"/>
                    <w:hideMark/>
                  </w:tcPr>
                  <w:p w14:paraId="15DF419E" w14:textId="77777777" w:rsidR="00CA2ADC" w:rsidRDefault="00CA2ADC">
                    <w:pPr>
                      <w:pStyle w:val="Bibliografa"/>
                      <w:rPr>
                        <w:noProof/>
                      </w:rPr>
                    </w:pPr>
                    <w:r>
                      <w:rPr>
                        <w:noProof/>
                      </w:rPr>
                      <w:t xml:space="preserve">[6] </w:t>
                    </w:r>
                  </w:p>
                </w:tc>
                <w:tc>
                  <w:tcPr>
                    <w:tcW w:w="0" w:type="auto"/>
                    <w:hideMark/>
                  </w:tcPr>
                  <w:p w14:paraId="30E4FA81" w14:textId="77777777" w:rsidR="00CA2ADC" w:rsidRDefault="00CA2ADC">
                    <w:pPr>
                      <w:pStyle w:val="Bibliografa"/>
                      <w:rPr>
                        <w:noProof/>
                      </w:rPr>
                    </w:pPr>
                    <w:r>
                      <w:rPr>
                        <w:noProof/>
                      </w:rPr>
                      <w:t>NPM, «NPM,» [En línea]. Available: https://www.npmjs.com/. [Último acceso: 10 Octubre 2016].</w:t>
                    </w:r>
                  </w:p>
                </w:tc>
              </w:tr>
              <w:tr w:rsidR="00CA2ADC" w14:paraId="2F26D6F8" w14:textId="77777777">
                <w:trPr>
                  <w:divId w:val="322777132"/>
                  <w:tblCellSpacing w:w="15" w:type="dxa"/>
                </w:trPr>
                <w:tc>
                  <w:tcPr>
                    <w:tcW w:w="50" w:type="pct"/>
                    <w:hideMark/>
                  </w:tcPr>
                  <w:p w14:paraId="30CDA4AC" w14:textId="77777777" w:rsidR="00CA2ADC" w:rsidRDefault="00CA2ADC">
                    <w:pPr>
                      <w:pStyle w:val="Bibliografa"/>
                      <w:rPr>
                        <w:noProof/>
                      </w:rPr>
                    </w:pPr>
                    <w:r>
                      <w:rPr>
                        <w:noProof/>
                      </w:rPr>
                      <w:t xml:space="preserve">[7] </w:t>
                    </w:r>
                  </w:p>
                </w:tc>
                <w:tc>
                  <w:tcPr>
                    <w:tcW w:w="0" w:type="auto"/>
                    <w:hideMark/>
                  </w:tcPr>
                  <w:p w14:paraId="5C3317D9" w14:textId="77777777" w:rsidR="00CA2ADC" w:rsidRDefault="00CA2ADC">
                    <w:pPr>
                      <w:pStyle w:val="Bibliografa"/>
                      <w:rPr>
                        <w:noProof/>
                      </w:rPr>
                    </w:pPr>
                    <w:r>
                      <w:rPr>
                        <w:noProof/>
                      </w:rPr>
                      <w:t>Express, «Express,» [En línea]. Available: http://expressjs.com/es/. [Último acceso: 18 Septiembre 2016].</w:t>
                    </w:r>
                  </w:p>
                </w:tc>
              </w:tr>
              <w:tr w:rsidR="00CA2ADC" w14:paraId="254FBB3F" w14:textId="77777777">
                <w:trPr>
                  <w:divId w:val="322777132"/>
                  <w:tblCellSpacing w:w="15" w:type="dxa"/>
                </w:trPr>
                <w:tc>
                  <w:tcPr>
                    <w:tcW w:w="50" w:type="pct"/>
                    <w:hideMark/>
                  </w:tcPr>
                  <w:p w14:paraId="0011BA98" w14:textId="77777777" w:rsidR="00CA2ADC" w:rsidRDefault="00CA2ADC">
                    <w:pPr>
                      <w:pStyle w:val="Bibliografa"/>
                      <w:rPr>
                        <w:noProof/>
                      </w:rPr>
                    </w:pPr>
                    <w:r>
                      <w:rPr>
                        <w:noProof/>
                      </w:rPr>
                      <w:t xml:space="preserve">[8] </w:t>
                    </w:r>
                  </w:p>
                </w:tc>
                <w:tc>
                  <w:tcPr>
                    <w:tcW w:w="0" w:type="auto"/>
                    <w:hideMark/>
                  </w:tcPr>
                  <w:p w14:paraId="43300C2C" w14:textId="77777777" w:rsidR="00CA2ADC" w:rsidRDefault="00CA2ADC">
                    <w:pPr>
                      <w:pStyle w:val="Bibliografa"/>
                      <w:rPr>
                        <w:noProof/>
                      </w:rPr>
                    </w:pPr>
                    <w:r>
                      <w:rPr>
                        <w:noProof/>
                      </w:rPr>
                      <w:t>MongoDB, «MongoDB,» [En línea]. Available: https://www.mongodb.com/es. [Último acceso: Octubre 10 2016].</w:t>
                    </w:r>
                  </w:p>
                </w:tc>
              </w:tr>
              <w:tr w:rsidR="00CA2ADC" w14:paraId="2693AE9D" w14:textId="77777777">
                <w:trPr>
                  <w:divId w:val="322777132"/>
                  <w:tblCellSpacing w:w="15" w:type="dxa"/>
                </w:trPr>
                <w:tc>
                  <w:tcPr>
                    <w:tcW w:w="50" w:type="pct"/>
                    <w:hideMark/>
                  </w:tcPr>
                  <w:p w14:paraId="7ECF1708" w14:textId="77777777" w:rsidR="00CA2ADC" w:rsidRDefault="00CA2ADC">
                    <w:pPr>
                      <w:pStyle w:val="Bibliografa"/>
                      <w:rPr>
                        <w:noProof/>
                      </w:rPr>
                    </w:pPr>
                    <w:r>
                      <w:rPr>
                        <w:noProof/>
                      </w:rPr>
                      <w:t xml:space="preserve">[9] </w:t>
                    </w:r>
                  </w:p>
                </w:tc>
                <w:tc>
                  <w:tcPr>
                    <w:tcW w:w="0" w:type="auto"/>
                    <w:hideMark/>
                  </w:tcPr>
                  <w:p w14:paraId="69B3821E" w14:textId="77777777" w:rsidR="00CA2ADC" w:rsidRDefault="00CA2ADC">
                    <w:pPr>
                      <w:pStyle w:val="Bibliografa"/>
                      <w:rPr>
                        <w:noProof/>
                      </w:rPr>
                    </w:pPr>
                    <w:r>
                      <w:rPr>
                        <w:noProof/>
                      </w:rPr>
                      <w:t>RoboMongo, «RoboMongo,» [En línea]. Available: https://robomongo.org/. [Último acceso: 10 Octubre 2016].</w:t>
                    </w:r>
                  </w:p>
                </w:tc>
              </w:tr>
              <w:tr w:rsidR="00CA2ADC" w14:paraId="7A5E4CB8" w14:textId="77777777">
                <w:trPr>
                  <w:divId w:val="322777132"/>
                  <w:tblCellSpacing w:w="15" w:type="dxa"/>
                </w:trPr>
                <w:tc>
                  <w:tcPr>
                    <w:tcW w:w="50" w:type="pct"/>
                    <w:hideMark/>
                  </w:tcPr>
                  <w:p w14:paraId="0A9E7E3A" w14:textId="77777777" w:rsidR="00CA2ADC" w:rsidRDefault="00CA2ADC">
                    <w:pPr>
                      <w:pStyle w:val="Bibliografa"/>
                      <w:rPr>
                        <w:noProof/>
                      </w:rPr>
                    </w:pPr>
                    <w:r>
                      <w:rPr>
                        <w:noProof/>
                      </w:rPr>
                      <w:t xml:space="preserve">[10] </w:t>
                    </w:r>
                  </w:p>
                </w:tc>
                <w:tc>
                  <w:tcPr>
                    <w:tcW w:w="0" w:type="auto"/>
                    <w:hideMark/>
                  </w:tcPr>
                  <w:p w14:paraId="7D5D2B97" w14:textId="77777777" w:rsidR="00CA2ADC" w:rsidRDefault="00CA2ADC">
                    <w:pPr>
                      <w:pStyle w:val="Bibliografa"/>
                      <w:rPr>
                        <w:noProof/>
                      </w:rPr>
                    </w:pPr>
                    <w:r w:rsidRPr="00CA2ADC">
                      <w:rPr>
                        <w:noProof/>
                        <w:lang w:val="en-GB"/>
                      </w:rPr>
                      <w:t xml:space="preserve">I. Framework, «Ionic Framework,» [En línea]. </w:t>
                    </w:r>
                    <w:r>
                      <w:rPr>
                        <w:noProof/>
                      </w:rPr>
                      <w:t>Available: http://ionicframework.com/. [Último acceso: 17 Octubre 2016].</w:t>
                    </w:r>
                  </w:p>
                </w:tc>
              </w:tr>
              <w:tr w:rsidR="00CA2ADC" w14:paraId="09D10609" w14:textId="77777777">
                <w:trPr>
                  <w:divId w:val="322777132"/>
                  <w:tblCellSpacing w:w="15" w:type="dxa"/>
                </w:trPr>
                <w:tc>
                  <w:tcPr>
                    <w:tcW w:w="50" w:type="pct"/>
                    <w:hideMark/>
                  </w:tcPr>
                  <w:p w14:paraId="0EB21B45" w14:textId="77777777" w:rsidR="00CA2ADC" w:rsidRDefault="00CA2ADC">
                    <w:pPr>
                      <w:pStyle w:val="Bibliografa"/>
                      <w:rPr>
                        <w:noProof/>
                      </w:rPr>
                    </w:pPr>
                    <w:r>
                      <w:rPr>
                        <w:noProof/>
                      </w:rPr>
                      <w:t xml:space="preserve">[11] </w:t>
                    </w:r>
                  </w:p>
                </w:tc>
                <w:tc>
                  <w:tcPr>
                    <w:tcW w:w="0" w:type="auto"/>
                    <w:hideMark/>
                  </w:tcPr>
                  <w:p w14:paraId="61CCD33F" w14:textId="77777777" w:rsidR="00CA2ADC" w:rsidRDefault="00CA2ADC">
                    <w:pPr>
                      <w:pStyle w:val="Bibliografa"/>
                      <w:rPr>
                        <w:noProof/>
                      </w:rPr>
                    </w:pPr>
                    <w:r>
                      <w:rPr>
                        <w:noProof/>
                      </w:rPr>
                      <w:t xml:space="preserve">Apache, «Apache Cordova,» [En línea]. </w:t>
                    </w:r>
                    <w:r w:rsidRPr="00CA2ADC">
                      <w:rPr>
                        <w:noProof/>
                        <w:lang w:val="en-GB"/>
                      </w:rPr>
                      <w:t xml:space="preserve">Available: https://cordova.apache.org/. </w:t>
                    </w:r>
                    <w:r>
                      <w:rPr>
                        <w:noProof/>
                      </w:rPr>
                      <w:t>[Último acceso: 16 Octubre 2016].</w:t>
                    </w:r>
                  </w:p>
                </w:tc>
              </w:tr>
              <w:tr w:rsidR="00CA2ADC" w14:paraId="36322B2F" w14:textId="77777777">
                <w:trPr>
                  <w:divId w:val="322777132"/>
                  <w:tblCellSpacing w:w="15" w:type="dxa"/>
                </w:trPr>
                <w:tc>
                  <w:tcPr>
                    <w:tcW w:w="50" w:type="pct"/>
                    <w:hideMark/>
                  </w:tcPr>
                  <w:p w14:paraId="32E13B32" w14:textId="77777777" w:rsidR="00CA2ADC" w:rsidRDefault="00CA2ADC">
                    <w:pPr>
                      <w:pStyle w:val="Bibliografa"/>
                      <w:rPr>
                        <w:noProof/>
                      </w:rPr>
                    </w:pPr>
                    <w:r>
                      <w:rPr>
                        <w:noProof/>
                      </w:rPr>
                      <w:t xml:space="preserve">[12] </w:t>
                    </w:r>
                  </w:p>
                </w:tc>
                <w:tc>
                  <w:tcPr>
                    <w:tcW w:w="0" w:type="auto"/>
                    <w:hideMark/>
                  </w:tcPr>
                  <w:p w14:paraId="05A8C249" w14:textId="77777777" w:rsidR="00CA2ADC" w:rsidRDefault="00CA2ADC">
                    <w:pPr>
                      <w:pStyle w:val="Bibliografa"/>
                      <w:rPr>
                        <w:noProof/>
                      </w:rPr>
                    </w:pPr>
                    <w:r>
                      <w:rPr>
                        <w:noProof/>
                      </w:rPr>
                      <w:t>AngularJS, «AngularJS,» [En línea]. Available: https://angularjs.org/. [Último acceso: 17 Octubre 2016].</w:t>
                    </w:r>
                  </w:p>
                </w:tc>
              </w:tr>
              <w:tr w:rsidR="00CA2ADC" w14:paraId="7E3B2D44" w14:textId="77777777">
                <w:trPr>
                  <w:divId w:val="322777132"/>
                  <w:tblCellSpacing w:w="15" w:type="dxa"/>
                </w:trPr>
                <w:tc>
                  <w:tcPr>
                    <w:tcW w:w="50" w:type="pct"/>
                    <w:hideMark/>
                  </w:tcPr>
                  <w:p w14:paraId="3DAF7A8C" w14:textId="77777777" w:rsidR="00CA2ADC" w:rsidRDefault="00CA2ADC">
                    <w:pPr>
                      <w:pStyle w:val="Bibliografa"/>
                      <w:rPr>
                        <w:noProof/>
                      </w:rPr>
                    </w:pPr>
                    <w:r>
                      <w:rPr>
                        <w:noProof/>
                      </w:rPr>
                      <w:lastRenderedPageBreak/>
                      <w:t xml:space="preserve">[13] </w:t>
                    </w:r>
                  </w:p>
                </w:tc>
                <w:tc>
                  <w:tcPr>
                    <w:tcW w:w="0" w:type="auto"/>
                    <w:hideMark/>
                  </w:tcPr>
                  <w:p w14:paraId="0FFD29D9" w14:textId="77777777" w:rsidR="00CA2ADC" w:rsidRDefault="00CA2ADC">
                    <w:pPr>
                      <w:pStyle w:val="Bibliografa"/>
                      <w:rPr>
                        <w:noProof/>
                      </w:rPr>
                    </w:pPr>
                    <w:r>
                      <w:rPr>
                        <w:noProof/>
                      </w:rPr>
                      <w:t>AudioTrimmer, «AudioTrimmer,» [En línea]. Available: https://audiotrimmer.com/. [Último acceso: 20 Febrero 2017].</w:t>
                    </w:r>
                  </w:p>
                </w:tc>
              </w:tr>
              <w:tr w:rsidR="00CA2ADC" w14:paraId="16D92135" w14:textId="77777777">
                <w:trPr>
                  <w:divId w:val="322777132"/>
                  <w:tblCellSpacing w:w="15" w:type="dxa"/>
                </w:trPr>
                <w:tc>
                  <w:tcPr>
                    <w:tcW w:w="50" w:type="pct"/>
                    <w:hideMark/>
                  </w:tcPr>
                  <w:p w14:paraId="3F4475D3" w14:textId="77777777" w:rsidR="00CA2ADC" w:rsidRDefault="00CA2ADC">
                    <w:pPr>
                      <w:pStyle w:val="Bibliografa"/>
                      <w:rPr>
                        <w:noProof/>
                      </w:rPr>
                    </w:pPr>
                    <w:r>
                      <w:rPr>
                        <w:noProof/>
                      </w:rPr>
                      <w:t xml:space="preserve">[14] </w:t>
                    </w:r>
                  </w:p>
                </w:tc>
                <w:tc>
                  <w:tcPr>
                    <w:tcW w:w="0" w:type="auto"/>
                    <w:hideMark/>
                  </w:tcPr>
                  <w:p w14:paraId="4068FDB0" w14:textId="77777777" w:rsidR="00CA2ADC" w:rsidRDefault="00CA2ADC">
                    <w:pPr>
                      <w:pStyle w:val="Bibliografa"/>
                      <w:rPr>
                        <w:noProof/>
                      </w:rPr>
                    </w:pPr>
                    <w:r>
                      <w:rPr>
                        <w:noProof/>
                      </w:rPr>
                      <w:t xml:space="preserve">T. Beuckens, «ELLLO,» [En línea]. </w:t>
                    </w:r>
                    <w:r w:rsidRPr="00CA2ADC">
                      <w:rPr>
                        <w:noProof/>
                        <w:lang w:val="en-GB"/>
                      </w:rPr>
                      <w:t xml:space="preserve">Available: http://www.elllo.org/. </w:t>
                    </w:r>
                    <w:r>
                      <w:rPr>
                        <w:noProof/>
                      </w:rPr>
                      <w:t>[Último acceso: 20 Febrero 2017].</w:t>
                    </w:r>
                  </w:p>
                </w:tc>
              </w:tr>
              <w:tr w:rsidR="00CA2ADC" w14:paraId="2458CD3B" w14:textId="77777777">
                <w:trPr>
                  <w:divId w:val="322777132"/>
                  <w:tblCellSpacing w:w="15" w:type="dxa"/>
                </w:trPr>
                <w:tc>
                  <w:tcPr>
                    <w:tcW w:w="50" w:type="pct"/>
                    <w:hideMark/>
                  </w:tcPr>
                  <w:p w14:paraId="22DBA0AF" w14:textId="77777777" w:rsidR="00CA2ADC" w:rsidRDefault="00CA2ADC">
                    <w:pPr>
                      <w:pStyle w:val="Bibliografa"/>
                      <w:rPr>
                        <w:noProof/>
                      </w:rPr>
                    </w:pPr>
                    <w:r>
                      <w:rPr>
                        <w:noProof/>
                      </w:rPr>
                      <w:t xml:space="preserve">[15] </w:t>
                    </w:r>
                  </w:p>
                </w:tc>
                <w:tc>
                  <w:tcPr>
                    <w:tcW w:w="0" w:type="auto"/>
                    <w:hideMark/>
                  </w:tcPr>
                  <w:p w14:paraId="5EB0166A" w14:textId="77777777" w:rsidR="00CA2ADC" w:rsidRDefault="00CA2ADC">
                    <w:pPr>
                      <w:pStyle w:val="Bibliografa"/>
                      <w:rPr>
                        <w:noProof/>
                      </w:rPr>
                    </w:pPr>
                    <w:r>
                      <w:rPr>
                        <w:noProof/>
                      </w:rPr>
                      <w:t>Mongoose, «Mongoose,» [En línea]. Available: http://mongoosejs.com/. [Último acceso: 8 Octubre 2016].</w:t>
                    </w:r>
                  </w:p>
                </w:tc>
              </w:tr>
              <w:tr w:rsidR="00CA2ADC" w14:paraId="5FF85A82" w14:textId="77777777">
                <w:trPr>
                  <w:divId w:val="322777132"/>
                  <w:tblCellSpacing w:w="15" w:type="dxa"/>
                </w:trPr>
                <w:tc>
                  <w:tcPr>
                    <w:tcW w:w="50" w:type="pct"/>
                    <w:hideMark/>
                  </w:tcPr>
                  <w:p w14:paraId="7DC61969" w14:textId="77777777" w:rsidR="00CA2ADC" w:rsidRDefault="00CA2ADC">
                    <w:pPr>
                      <w:pStyle w:val="Bibliografa"/>
                      <w:rPr>
                        <w:noProof/>
                      </w:rPr>
                    </w:pPr>
                    <w:r>
                      <w:rPr>
                        <w:noProof/>
                      </w:rPr>
                      <w:t xml:space="preserve">[16] </w:t>
                    </w:r>
                  </w:p>
                </w:tc>
                <w:tc>
                  <w:tcPr>
                    <w:tcW w:w="0" w:type="auto"/>
                    <w:hideMark/>
                  </w:tcPr>
                  <w:p w14:paraId="33C9CE33" w14:textId="77777777" w:rsidR="00CA2ADC" w:rsidRDefault="00CA2ADC">
                    <w:pPr>
                      <w:pStyle w:val="Bibliografa"/>
                      <w:rPr>
                        <w:noProof/>
                      </w:rPr>
                    </w:pPr>
                    <w:r>
                      <w:rPr>
                        <w:noProof/>
                      </w:rPr>
                      <w:t>GitHub, «GitHub,» [En línea]. Available: https://github.com/. [Último acceso: 25 Septiembre 2016].</w:t>
                    </w:r>
                  </w:p>
                </w:tc>
              </w:tr>
              <w:tr w:rsidR="00CA2ADC" w14:paraId="37DC0210" w14:textId="77777777">
                <w:trPr>
                  <w:divId w:val="322777132"/>
                  <w:tblCellSpacing w:w="15" w:type="dxa"/>
                </w:trPr>
                <w:tc>
                  <w:tcPr>
                    <w:tcW w:w="50" w:type="pct"/>
                    <w:hideMark/>
                  </w:tcPr>
                  <w:p w14:paraId="55B52137" w14:textId="77777777" w:rsidR="00CA2ADC" w:rsidRDefault="00CA2ADC">
                    <w:pPr>
                      <w:pStyle w:val="Bibliografa"/>
                      <w:rPr>
                        <w:noProof/>
                      </w:rPr>
                    </w:pPr>
                    <w:r>
                      <w:rPr>
                        <w:noProof/>
                      </w:rPr>
                      <w:t xml:space="preserve">[17] </w:t>
                    </w:r>
                  </w:p>
                </w:tc>
                <w:tc>
                  <w:tcPr>
                    <w:tcW w:w="0" w:type="auto"/>
                    <w:hideMark/>
                  </w:tcPr>
                  <w:p w14:paraId="20C81BB7" w14:textId="77777777" w:rsidR="00CA2ADC" w:rsidRDefault="00CA2ADC">
                    <w:pPr>
                      <w:pStyle w:val="Bibliografa"/>
                      <w:rPr>
                        <w:noProof/>
                      </w:rPr>
                    </w:pPr>
                    <w:r w:rsidRPr="00CA2ADC">
                      <w:rPr>
                        <w:noProof/>
                        <w:lang w:val="en-GB"/>
                      </w:rPr>
                      <w:t xml:space="preserve">SourceTree, «SourceTree,» [En línea]. Available: https://www.sourcetreeapp.com/. </w:t>
                    </w:r>
                    <w:r>
                      <w:rPr>
                        <w:noProof/>
                      </w:rPr>
                      <w:t>[Último acceso: 15 Septiembre 2016].</w:t>
                    </w:r>
                  </w:p>
                </w:tc>
              </w:tr>
              <w:tr w:rsidR="00CA2ADC" w14:paraId="791B3216" w14:textId="77777777">
                <w:trPr>
                  <w:divId w:val="322777132"/>
                  <w:tblCellSpacing w:w="15" w:type="dxa"/>
                </w:trPr>
                <w:tc>
                  <w:tcPr>
                    <w:tcW w:w="50" w:type="pct"/>
                    <w:hideMark/>
                  </w:tcPr>
                  <w:p w14:paraId="0E47FDB3" w14:textId="77777777" w:rsidR="00CA2ADC" w:rsidRDefault="00CA2ADC">
                    <w:pPr>
                      <w:pStyle w:val="Bibliografa"/>
                      <w:rPr>
                        <w:noProof/>
                      </w:rPr>
                    </w:pPr>
                    <w:r>
                      <w:rPr>
                        <w:noProof/>
                      </w:rPr>
                      <w:t xml:space="preserve">[18] </w:t>
                    </w:r>
                  </w:p>
                </w:tc>
                <w:tc>
                  <w:tcPr>
                    <w:tcW w:w="0" w:type="auto"/>
                    <w:hideMark/>
                  </w:tcPr>
                  <w:p w14:paraId="7ADC865A" w14:textId="77777777" w:rsidR="00CA2ADC" w:rsidRDefault="00CA2ADC">
                    <w:pPr>
                      <w:pStyle w:val="Bibliografa"/>
                      <w:rPr>
                        <w:noProof/>
                      </w:rPr>
                    </w:pPr>
                    <w:r>
                      <w:rPr>
                        <w:noProof/>
                      </w:rPr>
                      <w:t>PostMan, «PostMan,» [En línea]. Available: https://www.getpostman.com/. [Último acceso: 25 Octubre 2016].</w:t>
                    </w:r>
                  </w:p>
                </w:tc>
              </w:tr>
              <w:tr w:rsidR="00CA2ADC" w14:paraId="3BB21F52" w14:textId="77777777">
                <w:trPr>
                  <w:divId w:val="322777132"/>
                  <w:tblCellSpacing w:w="15" w:type="dxa"/>
                </w:trPr>
                <w:tc>
                  <w:tcPr>
                    <w:tcW w:w="50" w:type="pct"/>
                    <w:hideMark/>
                  </w:tcPr>
                  <w:p w14:paraId="235D7EE3" w14:textId="77777777" w:rsidR="00CA2ADC" w:rsidRDefault="00CA2ADC">
                    <w:pPr>
                      <w:pStyle w:val="Bibliografa"/>
                      <w:rPr>
                        <w:noProof/>
                      </w:rPr>
                    </w:pPr>
                    <w:r>
                      <w:rPr>
                        <w:noProof/>
                      </w:rPr>
                      <w:t xml:space="preserve">[19] </w:t>
                    </w:r>
                  </w:p>
                </w:tc>
                <w:tc>
                  <w:tcPr>
                    <w:tcW w:w="0" w:type="auto"/>
                    <w:hideMark/>
                  </w:tcPr>
                  <w:p w14:paraId="54D99EE8" w14:textId="77777777" w:rsidR="00CA2ADC" w:rsidRDefault="00CA2ADC">
                    <w:pPr>
                      <w:pStyle w:val="Bibliografa"/>
                      <w:rPr>
                        <w:noProof/>
                      </w:rPr>
                    </w:pPr>
                    <w:r>
                      <w:rPr>
                        <w:noProof/>
                      </w:rPr>
                      <w:t>SublimeText, «SublimeText,» [En línea]. Available: https://www.sublimetext.com/. [Último acceso: 28 Septiembre 2016].</w:t>
                    </w:r>
                  </w:p>
                </w:tc>
              </w:tr>
              <w:tr w:rsidR="00CA2ADC" w14:paraId="1AA241D0" w14:textId="77777777">
                <w:trPr>
                  <w:divId w:val="322777132"/>
                  <w:tblCellSpacing w:w="15" w:type="dxa"/>
                </w:trPr>
                <w:tc>
                  <w:tcPr>
                    <w:tcW w:w="50" w:type="pct"/>
                    <w:hideMark/>
                  </w:tcPr>
                  <w:p w14:paraId="3B685BFD" w14:textId="77777777" w:rsidR="00CA2ADC" w:rsidRDefault="00CA2ADC">
                    <w:pPr>
                      <w:pStyle w:val="Bibliografa"/>
                      <w:rPr>
                        <w:noProof/>
                      </w:rPr>
                    </w:pPr>
                    <w:r>
                      <w:rPr>
                        <w:noProof/>
                      </w:rPr>
                      <w:t xml:space="preserve">[20] </w:t>
                    </w:r>
                  </w:p>
                </w:tc>
                <w:tc>
                  <w:tcPr>
                    <w:tcW w:w="0" w:type="auto"/>
                    <w:hideMark/>
                  </w:tcPr>
                  <w:p w14:paraId="2D9DD287" w14:textId="77777777" w:rsidR="00CA2ADC" w:rsidRDefault="00CA2ADC">
                    <w:pPr>
                      <w:pStyle w:val="Bibliografa"/>
                      <w:rPr>
                        <w:noProof/>
                      </w:rPr>
                    </w:pPr>
                    <w:r>
                      <w:rPr>
                        <w:noProof/>
                      </w:rPr>
                      <w:t>JTW, «JSON Web Tokens,» [En línea]. Available: https://jwt.io/. [Último acceso: 15 Octubre 2016].</w:t>
                    </w:r>
                  </w:p>
                </w:tc>
              </w:tr>
            </w:tbl>
            <w:p w14:paraId="5DC387F3" w14:textId="77777777" w:rsidR="00CA2ADC" w:rsidRDefault="00CA2ADC">
              <w:pPr>
                <w:divId w:val="322777132"/>
                <w:rPr>
                  <w:rFonts w:eastAsia="Times New Roman"/>
                  <w:noProof/>
                </w:rPr>
              </w:pPr>
            </w:p>
            <w:p w14:paraId="01E032EB" w14:textId="51BB8A22" w:rsidR="007C3A99" w:rsidRPr="004E6908" w:rsidRDefault="007A3E72" w:rsidP="004E6908">
              <w:r>
                <w:rPr>
                  <w:b/>
                  <w:bCs/>
                </w:rPr>
                <w:fldChar w:fldCharType="end"/>
              </w:r>
            </w:p>
          </w:sdtContent>
        </w:sdt>
      </w:sdtContent>
    </w:sdt>
    <w:p w14:paraId="161DC0AD" w14:textId="6D53FAFB" w:rsidR="007C3A99" w:rsidRPr="007C7A87" w:rsidRDefault="007C3A99" w:rsidP="00FC18C6">
      <w:pPr>
        <w:rPr>
          <w:lang w:val="en-GB"/>
        </w:rPr>
        <w:sectPr w:rsidR="007C3A99" w:rsidRPr="007C7A87"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1305" w:name="_Toc476053749"/>
      <w:r w:rsidRPr="00625E0E">
        <w:lastRenderedPageBreak/>
        <w:t>Manual</w:t>
      </w:r>
      <w:r>
        <w:t xml:space="preserve"> de usuario</w:t>
      </w:r>
      <w:bookmarkEnd w:id="1305"/>
    </w:p>
    <w:p w14:paraId="253DE4EF" w14:textId="77777777" w:rsidR="00834B89" w:rsidRDefault="00834B89" w:rsidP="00834B89">
      <w:pPr>
        <w:pStyle w:val="Ttulo2Anexo"/>
      </w:pPr>
      <w:bookmarkStart w:id="1306" w:name="_Toc476053750"/>
      <w:r>
        <w:t>Parte servidor</w:t>
      </w:r>
      <w:bookmarkEnd w:id="1306"/>
    </w:p>
    <w:p w14:paraId="528478AB" w14:textId="77777777" w:rsidR="00834B89" w:rsidRDefault="00834B89" w:rsidP="00834B89">
      <w:pPr>
        <w:pStyle w:val="Ttulo3Anexo"/>
      </w:pPr>
      <w:bookmarkStart w:id="1307" w:name="_Toc476053751"/>
      <w:r>
        <w:t>Node.JS</w:t>
      </w:r>
      <w:bookmarkEnd w:id="1307"/>
    </w:p>
    <w:p w14:paraId="3F161BC7" w14:textId="77777777" w:rsidR="00834B89" w:rsidRDefault="00834B89" w:rsidP="00834B89">
      <w:r>
        <w:t xml:space="preserve">Para instalar Node.JS en Windows basta con acceder a la web de Node.JS </w:t>
      </w:r>
      <w:sdt>
        <w:sdtPr>
          <w:id w:val="234752436"/>
          <w:citation/>
        </w:sdtPr>
        <w:sdtEndPr/>
        <w:sdtContent>
          <w:r>
            <w:fldChar w:fldCharType="begin"/>
          </w:r>
          <w:r>
            <w:instrText xml:space="preserve"> CITATION nod16 \l 3082 </w:instrText>
          </w:r>
          <w:r>
            <w:fldChar w:fldCharType="separate"/>
          </w:r>
          <w:r w:rsidR="00CA2ADC" w:rsidRPr="00CA2ADC">
            <w:rPr>
              <w:noProof/>
            </w:rPr>
            <w:t>[5]</w:t>
          </w:r>
          <w:r>
            <w:fldChar w:fldCharType="end"/>
          </w:r>
        </w:sdtContent>
      </w:sdt>
      <w:r>
        <w:t xml:space="preserve"> y descargar e instalar el instalador.</w:t>
      </w:r>
    </w:p>
    <w:p w14:paraId="4E346B19" w14:textId="77777777" w:rsidR="00834B89" w:rsidRDefault="00834B89" w:rsidP="00834B89">
      <w:pPr>
        <w:keepNext/>
        <w:jc w:val="center"/>
      </w:pPr>
      <w:r>
        <w:rPr>
          <w:noProof/>
          <w:lang w:val="en-GB" w:eastAsia="en-GB"/>
        </w:rPr>
        <w:drawing>
          <wp:inline distT="0" distB="0" distL="0" distR="0" wp14:anchorId="557F7CD5" wp14:editId="16E4E201">
            <wp:extent cx="5760085" cy="33597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359785"/>
                    </a:xfrm>
                    <a:prstGeom prst="rect">
                      <a:avLst/>
                    </a:prstGeom>
                  </pic:spPr>
                </pic:pic>
              </a:graphicData>
            </a:graphic>
          </wp:inline>
        </w:drawing>
      </w:r>
    </w:p>
    <w:p w14:paraId="4BFD74B3" w14:textId="77777777" w:rsidR="00834B89" w:rsidRDefault="00834B89" w:rsidP="00834B89">
      <w:pPr>
        <w:pStyle w:val="Descripcin"/>
      </w:pPr>
      <w:bookmarkStart w:id="1308" w:name="_Toc476053817"/>
      <w:r>
        <w:t xml:space="preserve">Figura  </w:t>
      </w:r>
      <w:fldSimple w:instr=" SEQ Figura_ \* ARABIC ">
        <w:r w:rsidR="008F33A2">
          <w:rPr>
            <w:noProof/>
          </w:rPr>
          <w:t>59</w:t>
        </w:r>
      </w:fldSimple>
      <w:r>
        <w:t>. Descarga de Node.JS</w:t>
      </w:r>
      <w:bookmarkEnd w:id="1308"/>
    </w:p>
    <w:p w14:paraId="5572CFF7" w14:textId="77777777" w:rsidR="00834B89" w:rsidRPr="00FD0C3D" w:rsidRDefault="00834B89" w:rsidP="00834B89">
      <w:r>
        <w:t>Una vez instalado, podremos acceder a Node.js y npm desde cualquier directorio de nuestro sistema.</w:t>
      </w:r>
    </w:p>
    <w:p w14:paraId="30A127E0" w14:textId="77777777" w:rsidR="00834B89" w:rsidRDefault="00834B89" w:rsidP="00834B89">
      <w:pPr>
        <w:pStyle w:val="Ttulo3Anexo"/>
      </w:pPr>
      <w:bookmarkStart w:id="1309" w:name="_Toc476053752"/>
      <w:r>
        <w:t>MongoDB</w:t>
      </w:r>
      <w:bookmarkEnd w:id="1309"/>
    </w:p>
    <w:p w14:paraId="31837A7E" w14:textId="77777777" w:rsidR="00834B89" w:rsidRDefault="00834B89" w:rsidP="00834B89">
      <w:r>
        <w:t xml:space="preserve">Para instalar MongoDB, también debemos acceder a la web de MongoDB </w:t>
      </w:r>
      <w:sdt>
        <w:sdtPr>
          <w:id w:val="-1289580279"/>
          <w:citation/>
        </w:sdtPr>
        <w:sdtEndPr/>
        <w:sdtContent>
          <w:r>
            <w:fldChar w:fldCharType="begin"/>
          </w:r>
          <w:r>
            <w:instrText xml:space="preserve"> CITATION Mon16 \l 3082 </w:instrText>
          </w:r>
          <w:r>
            <w:fldChar w:fldCharType="separate"/>
          </w:r>
          <w:r w:rsidR="00CA2ADC" w:rsidRPr="00CA2ADC">
            <w:rPr>
              <w:noProof/>
            </w:rPr>
            <w:t>[8]</w:t>
          </w:r>
          <w:r>
            <w:fldChar w:fldCharType="end"/>
          </w:r>
        </w:sdtContent>
      </w:sdt>
      <w:r>
        <w:t xml:space="preserve"> y descargar el instalador e instalarlo.</w:t>
      </w:r>
    </w:p>
    <w:p w14:paraId="1BFEFD81" w14:textId="77777777" w:rsidR="00834B89" w:rsidRDefault="00834B89" w:rsidP="00834B89">
      <w:pPr>
        <w:keepNext/>
        <w:jc w:val="center"/>
      </w:pPr>
      <w:r>
        <w:rPr>
          <w:noProof/>
          <w:lang w:val="en-GB" w:eastAsia="en-GB"/>
        </w:rPr>
        <w:lastRenderedPageBreak/>
        <w:drawing>
          <wp:inline distT="0" distB="0" distL="0" distR="0" wp14:anchorId="65BF060B" wp14:editId="6C57D159">
            <wp:extent cx="5760085" cy="289306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2893060"/>
                    </a:xfrm>
                    <a:prstGeom prst="rect">
                      <a:avLst/>
                    </a:prstGeom>
                  </pic:spPr>
                </pic:pic>
              </a:graphicData>
            </a:graphic>
          </wp:inline>
        </w:drawing>
      </w:r>
    </w:p>
    <w:p w14:paraId="20500D84" w14:textId="77777777" w:rsidR="00834B89" w:rsidRDefault="00834B89" w:rsidP="00834B89">
      <w:pPr>
        <w:pStyle w:val="Descripcin"/>
      </w:pPr>
      <w:bookmarkStart w:id="1310" w:name="_Toc476053818"/>
      <w:r>
        <w:t xml:space="preserve">Figura  </w:t>
      </w:r>
      <w:fldSimple w:instr=" SEQ Figura_ \* ARABIC ">
        <w:r w:rsidR="008F33A2">
          <w:rPr>
            <w:noProof/>
          </w:rPr>
          <w:t>60</w:t>
        </w:r>
      </w:fldSimple>
      <w:r>
        <w:t>. Descarga de MongoDB</w:t>
      </w:r>
      <w:bookmarkEnd w:id="1310"/>
    </w:p>
    <w:p w14:paraId="3A2337A7" w14:textId="77777777" w:rsidR="00834B89" w:rsidRDefault="00834B89" w:rsidP="00834B89">
      <w:r>
        <w:t xml:space="preserve">Una vez instalado, para ejecutar MongoDB podemos ir al directorio donde se ha instalado (en nuestro caso es la ruta </w:t>
      </w:r>
      <w:r w:rsidRPr="001C2330">
        <w:t>C:\Program Files\MongoDB\Server\3.2\bin</w:t>
      </w:r>
      <w:r>
        <w:t>) y hacer doble click en el archivo mongod.</w:t>
      </w:r>
    </w:p>
    <w:p w14:paraId="741ACC12" w14:textId="77777777" w:rsidR="00834B89" w:rsidRDefault="00834B89" w:rsidP="00834B89">
      <w:pPr>
        <w:pStyle w:val="Ttulo3Anexo"/>
      </w:pPr>
      <w:bookmarkStart w:id="1311" w:name="_Toc476053753"/>
      <w:r>
        <w:t>Express</w:t>
      </w:r>
      <w:bookmarkEnd w:id="1311"/>
    </w:p>
    <w:p w14:paraId="4313B68A" w14:textId="77777777" w:rsidR="00834B89" w:rsidRDefault="00834B89" w:rsidP="00834B89">
      <w:r>
        <w:t xml:space="preserve">Una vez instalado Node.JS, ya disponemos en nuestro ordenador del gestor de paquetes de Node.JS, npm. Para instalar Express en nuestro proyecto usaremos el comando siguiente </w:t>
      </w:r>
      <w:sdt>
        <w:sdtPr>
          <w:id w:val="-2103172808"/>
          <w:citation/>
        </w:sdtPr>
        <w:sdtEndPr/>
        <w:sdtContent>
          <w:r>
            <w:fldChar w:fldCharType="begin"/>
          </w:r>
          <w:r>
            <w:instrText xml:space="preserve"> CITATION Exp16 \l 3082 </w:instrText>
          </w:r>
          <w:r>
            <w:fldChar w:fldCharType="separate"/>
          </w:r>
          <w:r w:rsidR="00CA2ADC" w:rsidRPr="00CA2ADC">
            <w:rPr>
              <w:noProof/>
            </w:rPr>
            <w:t>[7]</w:t>
          </w:r>
          <w:r>
            <w:fldChar w:fldCharType="end"/>
          </w:r>
        </w:sdtContent>
      </w:sdt>
      <w:r>
        <w:t>:</w:t>
      </w:r>
    </w:p>
    <w:p w14:paraId="664EAA77" w14:textId="77777777" w:rsidR="00834B89" w:rsidRDefault="00834B89" w:rsidP="00834B89">
      <w:pPr>
        <w:keepNext/>
        <w:jc w:val="center"/>
      </w:pPr>
      <w:r>
        <w:rPr>
          <w:noProof/>
          <w:lang w:val="en-GB" w:eastAsia="en-GB"/>
        </w:rPr>
        <w:drawing>
          <wp:inline distT="0" distB="0" distL="0" distR="0" wp14:anchorId="00073F1E" wp14:editId="310D1813">
            <wp:extent cx="3695700" cy="4381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5700" cy="438150"/>
                    </a:xfrm>
                    <a:prstGeom prst="rect">
                      <a:avLst/>
                    </a:prstGeom>
                  </pic:spPr>
                </pic:pic>
              </a:graphicData>
            </a:graphic>
          </wp:inline>
        </w:drawing>
      </w:r>
    </w:p>
    <w:p w14:paraId="72EE8B5E" w14:textId="77777777" w:rsidR="00834B89" w:rsidRDefault="00834B89" w:rsidP="00834B89">
      <w:pPr>
        <w:pStyle w:val="Descripcin"/>
      </w:pPr>
      <w:bookmarkStart w:id="1312" w:name="_Toc476053819"/>
      <w:r>
        <w:t xml:space="preserve">Figura  </w:t>
      </w:r>
      <w:fldSimple w:instr=" SEQ Figura_ \* ARABIC ">
        <w:r w:rsidR="008F33A2">
          <w:rPr>
            <w:noProof/>
          </w:rPr>
          <w:t>61</w:t>
        </w:r>
      </w:fldSimple>
      <w:r>
        <w:t>. Instalación Express</w:t>
      </w:r>
      <w:bookmarkEnd w:id="1312"/>
    </w:p>
    <w:p w14:paraId="446583D1" w14:textId="77777777" w:rsidR="00834B89" w:rsidRDefault="00834B89" w:rsidP="00834B89">
      <w:r>
        <w:t>Si lo que queremos es disponer de un proyecto de Express con un esqueleto previamente creado, además necesitaremos de Express-generator, que se instala de la siguiente manera:</w:t>
      </w:r>
    </w:p>
    <w:p w14:paraId="057ECDB5" w14:textId="77777777" w:rsidR="00834B89" w:rsidRDefault="00834B89" w:rsidP="00834B89">
      <w:pPr>
        <w:keepNext/>
        <w:jc w:val="center"/>
      </w:pPr>
      <w:r>
        <w:rPr>
          <w:noProof/>
          <w:lang w:val="en-GB" w:eastAsia="en-GB"/>
        </w:rPr>
        <w:drawing>
          <wp:inline distT="0" distB="0" distL="0" distR="0" wp14:anchorId="5E6150E4" wp14:editId="566926F3">
            <wp:extent cx="2809875" cy="4286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09875" cy="428625"/>
                    </a:xfrm>
                    <a:prstGeom prst="rect">
                      <a:avLst/>
                    </a:prstGeom>
                  </pic:spPr>
                </pic:pic>
              </a:graphicData>
            </a:graphic>
          </wp:inline>
        </w:drawing>
      </w:r>
    </w:p>
    <w:p w14:paraId="6CA657FE" w14:textId="77777777" w:rsidR="00834B89" w:rsidRDefault="00834B89" w:rsidP="00834B89">
      <w:pPr>
        <w:pStyle w:val="Descripcin"/>
      </w:pPr>
      <w:bookmarkStart w:id="1313" w:name="_Toc476053820"/>
      <w:r>
        <w:t xml:space="preserve">Figura  </w:t>
      </w:r>
      <w:fldSimple w:instr=" SEQ Figura_ \* ARABIC ">
        <w:r w:rsidR="008F33A2">
          <w:rPr>
            <w:noProof/>
          </w:rPr>
          <w:t>62</w:t>
        </w:r>
      </w:fldSimple>
      <w:r>
        <w:t>. Instalación Express-generator</w:t>
      </w:r>
      <w:bookmarkEnd w:id="1313"/>
    </w:p>
    <w:p w14:paraId="448A90CD" w14:textId="77777777" w:rsidR="00834B89" w:rsidRDefault="00834B89" w:rsidP="00834B89">
      <w:r>
        <w:t>Una vez instalado, podremos crear un proyecto de Express con el comando “express [nombre_proyecto]”.</w:t>
      </w:r>
    </w:p>
    <w:p w14:paraId="12E1E71C" w14:textId="77777777" w:rsidR="00834B89" w:rsidRDefault="00834B89" w:rsidP="00834B89">
      <w:r>
        <w:t>Por último, para inicializar la parte servidora basta con ejecutar el comando como sigue:</w:t>
      </w:r>
    </w:p>
    <w:p w14:paraId="7F6BE074" w14:textId="77777777" w:rsidR="00834B89" w:rsidRDefault="00834B89" w:rsidP="00834B89">
      <w:pPr>
        <w:keepNext/>
        <w:jc w:val="center"/>
      </w:pPr>
      <w:r>
        <w:rPr>
          <w:noProof/>
          <w:lang w:val="en-GB" w:eastAsia="en-GB"/>
        </w:rPr>
        <w:drawing>
          <wp:inline distT="0" distB="0" distL="0" distR="0" wp14:anchorId="1B08163D" wp14:editId="2049F376">
            <wp:extent cx="1333500" cy="3810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500" cy="381000"/>
                    </a:xfrm>
                    <a:prstGeom prst="rect">
                      <a:avLst/>
                    </a:prstGeom>
                  </pic:spPr>
                </pic:pic>
              </a:graphicData>
            </a:graphic>
          </wp:inline>
        </w:drawing>
      </w:r>
    </w:p>
    <w:p w14:paraId="688EC6B0" w14:textId="77777777" w:rsidR="00834B89" w:rsidRDefault="00834B89" w:rsidP="00834B89">
      <w:pPr>
        <w:pStyle w:val="Descripcin"/>
      </w:pPr>
      <w:bookmarkStart w:id="1314" w:name="_Toc476053821"/>
      <w:r>
        <w:t xml:space="preserve">Figura  </w:t>
      </w:r>
      <w:fldSimple w:instr=" SEQ Figura_ \* ARABIC ">
        <w:r w:rsidR="008F33A2">
          <w:rPr>
            <w:noProof/>
          </w:rPr>
          <w:t>63</w:t>
        </w:r>
      </w:fldSimple>
      <w:r>
        <w:t>. Ejecución node</w:t>
      </w:r>
      <w:bookmarkEnd w:id="1314"/>
    </w:p>
    <w:p w14:paraId="48693437" w14:textId="77777777" w:rsidR="00834B89" w:rsidRDefault="00834B89" w:rsidP="00834B89">
      <w:pPr>
        <w:pStyle w:val="Ttulo3Anexo"/>
      </w:pPr>
      <w:bookmarkStart w:id="1315" w:name="_Toc476053754"/>
      <w:r>
        <w:lastRenderedPageBreak/>
        <w:t>Npm</w:t>
      </w:r>
      <w:bookmarkEnd w:id="1315"/>
    </w:p>
    <w:p w14:paraId="0704F980" w14:textId="77777777" w:rsidR="00834B89" w:rsidRDefault="00834B89" w:rsidP="00834B89">
      <w:r>
        <w:t>Por otro lado, si lo que queremos es instalar los paquetes de un proyecto previamente desarrollado, ejecutaremos el comando “npm install”, que leerá el archivo package.json y descargará e instalará los paquetes especificados.</w:t>
      </w:r>
    </w:p>
    <w:p w14:paraId="64E45CF8" w14:textId="77777777" w:rsidR="00834B89" w:rsidRDefault="00834B89" w:rsidP="00834B89">
      <w:pPr>
        <w:keepNext/>
        <w:jc w:val="center"/>
      </w:pPr>
      <w:r>
        <w:rPr>
          <w:noProof/>
          <w:lang w:val="en-GB" w:eastAsia="en-GB"/>
        </w:rPr>
        <w:drawing>
          <wp:inline distT="0" distB="0" distL="0" distR="0" wp14:anchorId="500DAC6A" wp14:editId="379C4157">
            <wp:extent cx="2400300" cy="27717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00300" cy="2771775"/>
                    </a:xfrm>
                    <a:prstGeom prst="rect">
                      <a:avLst/>
                    </a:prstGeom>
                  </pic:spPr>
                </pic:pic>
              </a:graphicData>
            </a:graphic>
          </wp:inline>
        </w:drawing>
      </w:r>
    </w:p>
    <w:p w14:paraId="27CF7C26" w14:textId="77777777" w:rsidR="00834B89" w:rsidRPr="00761622" w:rsidRDefault="00834B89" w:rsidP="00834B89">
      <w:pPr>
        <w:pStyle w:val="Descripcin"/>
      </w:pPr>
      <w:bookmarkStart w:id="1316" w:name="_Toc476053822"/>
      <w:r>
        <w:t xml:space="preserve">Figura  </w:t>
      </w:r>
      <w:fldSimple w:instr=" SEQ Figura_ \* ARABIC ">
        <w:r w:rsidR="008F33A2">
          <w:rPr>
            <w:noProof/>
          </w:rPr>
          <w:t>64</w:t>
        </w:r>
      </w:fldSimple>
      <w:r>
        <w:t>. Archivo package.json</w:t>
      </w:r>
      <w:bookmarkEnd w:id="1316"/>
    </w:p>
    <w:p w14:paraId="5DDA806A" w14:textId="77777777" w:rsidR="00834B89" w:rsidRDefault="00834B89" w:rsidP="00834B89">
      <w:pPr>
        <w:pStyle w:val="Ttulo2Anexo"/>
      </w:pPr>
      <w:bookmarkStart w:id="1317" w:name="_Toc476053755"/>
      <w:r>
        <w:t>Parte cliente</w:t>
      </w:r>
      <w:bookmarkEnd w:id="1317"/>
    </w:p>
    <w:p w14:paraId="227D4EB5" w14:textId="77777777" w:rsidR="00834B89" w:rsidRDefault="00834B89" w:rsidP="00834B89">
      <w:pPr>
        <w:pStyle w:val="Ttulo3Anexo"/>
      </w:pPr>
      <w:bookmarkStart w:id="1318" w:name="_Toc476053756"/>
      <w:r>
        <w:t>Ionic</w:t>
      </w:r>
      <w:bookmarkEnd w:id="1318"/>
    </w:p>
    <w:p w14:paraId="3C413452" w14:textId="77777777" w:rsidR="00834B89" w:rsidRDefault="00834B89" w:rsidP="00834B89">
      <w:r>
        <w:t xml:space="preserve">Para crear un nuevo proyecto con Ionic primero debemos tener instalados Cordova e Ionic. Para ello, ejecutaremos el siguiente comando </w:t>
      </w:r>
      <w:sdt>
        <w:sdtPr>
          <w:id w:val="1850447238"/>
          <w:citation/>
        </w:sdtPr>
        <w:sdtEndPr/>
        <w:sdtContent>
          <w:r>
            <w:fldChar w:fldCharType="begin"/>
          </w:r>
          <w:r>
            <w:instrText xml:space="preserve"> CITATION Ion16 \l 3082 </w:instrText>
          </w:r>
          <w:r>
            <w:fldChar w:fldCharType="separate"/>
          </w:r>
          <w:r w:rsidR="00CA2ADC" w:rsidRPr="00CA2ADC">
            <w:rPr>
              <w:noProof/>
            </w:rPr>
            <w:t>[10]</w:t>
          </w:r>
          <w:r>
            <w:fldChar w:fldCharType="end"/>
          </w:r>
        </w:sdtContent>
      </w:sdt>
      <w:r>
        <w:t>:</w:t>
      </w:r>
    </w:p>
    <w:p w14:paraId="2C80FAF7" w14:textId="77777777" w:rsidR="00834B89" w:rsidRDefault="00834B89" w:rsidP="00834B89">
      <w:pPr>
        <w:keepNext/>
        <w:jc w:val="center"/>
      </w:pPr>
      <w:r>
        <w:rPr>
          <w:noProof/>
          <w:lang w:val="en-GB" w:eastAsia="en-GB"/>
        </w:rPr>
        <w:drawing>
          <wp:inline distT="0" distB="0" distL="0" distR="0" wp14:anchorId="0083707D" wp14:editId="4D7F22A2">
            <wp:extent cx="5162550" cy="7048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2550" cy="704850"/>
                    </a:xfrm>
                    <a:prstGeom prst="rect">
                      <a:avLst/>
                    </a:prstGeom>
                  </pic:spPr>
                </pic:pic>
              </a:graphicData>
            </a:graphic>
          </wp:inline>
        </w:drawing>
      </w:r>
    </w:p>
    <w:p w14:paraId="6B28B304" w14:textId="77777777" w:rsidR="00834B89" w:rsidRDefault="00834B89" w:rsidP="00834B89">
      <w:pPr>
        <w:pStyle w:val="Descripcin"/>
      </w:pPr>
      <w:bookmarkStart w:id="1319" w:name="_Toc476053823"/>
      <w:r>
        <w:t xml:space="preserve">Figura  </w:t>
      </w:r>
      <w:fldSimple w:instr=" SEQ Figura_ \* ARABIC ">
        <w:r w:rsidR="008F33A2">
          <w:rPr>
            <w:noProof/>
          </w:rPr>
          <w:t>65</w:t>
        </w:r>
      </w:fldSimple>
      <w:r>
        <w:t>. Instalación Cordova e Ionic</w:t>
      </w:r>
      <w:bookmarkEnd w:id="1319"/>
    </w:p>
    <w:p w14:paraId="13687FC4" w14:textId="015A06C8" w:rsidR="00834B89" w:rsidRDefault="00834B89" w:rsidP="00834B89">
      <w:r>
        <w:t>Una vez instalados, para crear un nuevo proyecto</w:t>
      </w:r>
      <w:r w:rsidR="00CA2ADC">
        <w:t xml:space="preserve"> con plantilla llamado “myApp”</w:t>
      </w:r>
      <w:r>
        <w:t xml:space="preserve"> ejecutaremos el comando siguiente:</w:t>
      </w:r>
    </w:p>
    <w:p w14:paraId="2AFA377B" w14:textId="77777777" w:rsidR="00834B89" w:rsidRDefault="00834B89" w:rsidP="00834B89">
      <w:pPr>
        <w:keepNext/>
        <w:jc w:val="center"/>
      </w:pPr>
      <w:r>
        <w:rPr>
          <w:noProof/>
          <w:lang w:val="en-GB" w:eastAsia="en-GB"/>
        </w:rPr>
        <w:drawing>
          <wp:inline distT="0" distB="0" distL="0" distR="0" wp14:anchorId="216075AC" wp14:editId="0C8F1E1B">
            <wp:extent cx="5210175" cy="7143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0175" cy="714375"/>
                    </a:xfrm>
                    <a:prstGeom prst="rect">
                      <a:avLst/>
                    </a:prstGeom>
                  </pic:spPr>
                </pic:pic>
              </a:graphicData>
            </a:graphic>
          </wp:inline>
        </w:drawing>
      </w:r>
    </w:p>
    <w:p w14:paraId="5C2F22C7" w14:textId="77777777" w:rsidR="00834B89" w:rsidRDefault="00834B89" w:rsidP="00834B89">
      <w:pPr>
        <w:pStyle w:val="Descripcin"/>
      </w:pPr>
      <w:bookmarkStart w:id="1320" w:name="_Toc476053824"/>
      <w:r>
        <w:t xml:space="preserve">Figura  </w:t>
      </w:r>
      <w:fldSimple w:instr=" SEQ Figura_ \* ARABIC ">
        <w:r w:rsidR="008F33A2">
          <w:rPr>
            <w:noProof/>
          </w:rPr>
          <w:t>66</w:t>
        </w:r>
      </w:fldSimple>
      <w:r>
        <w:t>. Comienzo nuevo proyecto Ionic</w:t>
      </w:r>
      <w:bookmarkEnd w:id="1320"/>
    </w:p>
    <w:p w14:paraId="175615DF" w14:textId="77777777" w:rsidR="00834B89" w:rsidRDefault="00834B89" w:rsidP="00834B89">
      <w:r>
        <w:t>Finalmente, una vez creado el proyecto, para arrancar la aplicación tendremos que ejecutar el comando como sigue:</w:t>
      </w:r>
    </w:p>
    <w:p w14:paraId="5C91BCDD" w14:textId="77777777" w:rsidR="00834B89" w:rsidRDefault="00834B89" w:rsidP="00834B89">
      <w:pPr>
        <w:keepNext/>
        <w:jc w:val="center"/>
      </w:pPr>
      <w:r>
        <w:rPr>
          <w:noProof/>
          <w:lang w:val="en-GB" w:eastAsia="en-GB"/>
        </w:rPr>
        <w:lastRenderedPageBreak/>
        <w:drawing>
          <wp:inline distT="0" distB="0" distL="0" distR="0" wp14:anchorId="6982A462" wp14:editId="53E934BE">
            <wp:extent cx="5257800" cy="428625"/>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57800" cy="428625"/>
                    </a:xfrm>
                    <a:prstGeom prst="rect">
                      <a:avLst/>
                    </a:prstGeom>
                  </pic:spPr>
                </pic:pic>
              </a:graphicData>
            </a:graphic>
          </wp:inline>
        </w:drawing>
      </w:r>
    </w:p>
    <w:p w14:paraId="5E07549B" w14:textId="3E1CDC5F" w:rsidR="00834B89" w:rsidRPr="0007098D" w:rsidRDefault="00834B89" w:rsidP="00834B89">
      <w:pPr>
        <w:pStyle w:val="Descripcin"/>
      </w:pPr>
      <w:bookmarkStart w:id="1321" w:name="_Toc476053825"/>
      <w:r>
        <w:t xml:space="preserve">Figura  </w:t>
      </w:r>
      <w:fldSimple w:instr=" SEQ Figura_ \* ARABIC ">
        <w:r w:rsidR="008F33A2">
          <w:rPr>
            <w:noProof/>
          </w:rPr>
          <w:t>67</w:t>
        </w:r>
      </w:fldSimple>
      <w:r>
        <w:t>. Iniciar proyecto en Ionic</w:t>
      </w:r>
      <w:bookmarkEnd w:id="1321"/>
    </w:p>
    <w:p w14:paraId="3F37A9F2" w14:textId="7CDA88E1" w:rsidR="00834B89" w:rsidRDefault="00834B89" w:rsidP="00834B89">
      <w:r>
        <w:t xml:space="preserve">Una vez </w:t>
      </w:r>
      <w:r w:rsidR="00E4042B">
        <w:t>iniciado</w:t>
      </w:r>
      <w:r>
        <w:t xml:space="preserve"> el proyecto, los cambios en el código se detectarán automáticamente y se volverá a ejecutar la aplicación sin necesidad d</w:t>
      </w:r>
      <w:r w:rsidR="005B3F46">
        <w:t>e volver a aplicar el comando.</w:t>
      </w:r>
    </w:p>
    <w:p w14:paraId="67ABDD81" w14:textId="77777777" w:rsidR="00C94A1C" w:rsidRDefault="00C94A1C">
      <w:pPr>
        <w:jc w:val="left"/>
        <w:rPr>
          <w:rFonts w:ascii="Arial Narrow" w:eastAsiaTheme="majorEastAsia" w:hAnsi="Arial Narrow" w:cstheme="majorBidi"/>
          <w:b/>
          <w:bCs/>
          <w:sz w:val="36"/>
          <w:szCs w:val="28"/>
        </w:rPr>
      </w:pPr>
      <w:r>
        <w:br w:type="page"/>
      </w:r>
    </w:p>
    <w:p w14:paraId="4ADC9CEB" w14:textId="191221EA" w:rsidR="007C3A99" w:rsidRDefault="00906A3A" w:rsidP="00862252">
      <w:pPr>
        <w:pStyle w:val="Ttulo1Anexo"/>
      </w:pPr>
      <w:bookmarkStart w:id="1322" w:name="_Toc476053757"/>
      <w:r>
        <w:lastRenderedPageBreak/>
        <w:t>Recortar audio</w:t>
      </w:r>
      <w:bookmarkEnd w:id="1322"/>
    </w:p>
    <w:p w14:paraId="2026C595" w14:textId="37B53FB3" w:rsidR="00716A9E" w:rsidRDefault="00716A9E" w:rsidP="00716A9E">
      <w:r>
        <w:t xml:space="preserve">AudioTrimmer </w:t>
      </w:r>
      <w:sdt>
        <w:sdtPr>
          <w:id w:val="673227900"/>
          <w:citation/>
        </w:sdtPr>
        <w:sdtEndPr/>
        <w:sdtContent>
          <w:r>
            <w:fldChar w:fldCharType="begin"/>
          </w:r>
          <w:r>
            <w:instrText xml:space="preserve"> CITATION Aud17 \l 3082 </w:instrText>
          </w:r>
          <w:r>
            <w:fldChar w:fldCharType="separate"/>
          </w:r>
          <w:r w:rsidR="00CA2ADC" w:rsidRPr="00CA2ADC">
            <w:rPr>
              <w:noProof/>
            </w:rPr>
            <w:t>[13]</w:t>
          </w:r>
          <w:r>
            <w:fldChar w:fldCharType="end"/>
          </w:r>
        </w:sdtContent>
      </w:sdt>
      <w:r>
        <w:t xml:space="preserve"> es una herramienta online que permite recortar audios y que nos puede ser útil a la hora de ob</w:t>
      </w:r>
      <w:r w:rsidR="00314383">
        <w:t>tener audios para la aplicación</w:t>
      </w:r>
      <w:r>
        <w:t xml:space="preserve">. A continuación </w:t>
      </w:r>
      <w:r w:rsidR="0088417E">
        <w:t xml:space="preserve">se muestran </w:t>
      </w:r>
      <w:r w:rsidR="00026899">
        <w:rPr>
          <w:rStyle w:val="Refdecomentario"/>
        </w:rPr>
        <w:commentReference w:id="1323"/>
      </w:r>
      <w:r>
        <w:t>los pasos a seguir para obtener un audio cortado.</w:t>
      </w:r>
    </w:p>
    <w:p w14:paraId="4B4CB702" w14:textId="34CCCF1F" w:rsidR="00C83D9E" w:rsidRDefault="00C83D9E" w:rsidP="00716A9E">
      <w:r>
        <w:t>En primer lugar, tendremos que pulsar en el botón “Examinar”, que nos abrirá una ventana para seleccionar el archivo de audio que queremos cortar.</w:t>
      </w:r>
    </w:p>
    <w:p w14:paraId="7BFD8583" w14:textId="77777777" w:rsidR="00716A9E" w:rsidRDefault="00716A9E" w:rsidP="00716A9E">
      <w:pPr>
        <w:keepNext/>
        <w:jc w:val="center"/>
      </w:pPr>
      <w:r>
        <w:rPr>
          <w:noProof/>
          <w:lang w:val="en-GB" w:eastAsia="en-GB"/>
        </w:rPr>
        <w:drawing>
          <wp:inline distT="0" distB="0" distL="0" distR="0" wp14:anchorId="4161C350" wp14:editId="3881AFC9">
            <wp:extent cx="5760085" cy="2357755"/>
            <wp:effectExtent l="0" t="0" r="0" b="444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2357755"/>
                    </a:xfrm>
                    <a:prstGeom prst="rect">
                      <a:avLst/>
                    </a:prstGeom>
                  </pic:spPr>
                </pic:pic>
              </a:graphicData>
            </a:graphic>
          </wp:inline>
        </w:drawing>
      </w:r>
    </w:p>
    <w:p w14:paraId="0556B093" w14:textId="2F1B62BD" w:rsidR="00716A9E" w:rsidRDefault="00716A9E" w:rsidP="00716A9E">
      <w:pPr>
        <w:pStyle w:val="Descripcin"/>
      </w:pPr>
      <w:bookmarkStart w:id="1324" w:name="_Toc476053826"/>
      <w:r>
        <w:t xml:space="preserve">Figura  </w:t>
      </w:r>
      <w:fldSimple w:instr=" SEQ Figura_ \* ARABIC ">
        <w:r w:rsidR="008F33A2">
          <w:rPr>
            <w:noProof/>
          </w:rPr>
          <w:t>68</w:t>
        </w:r>
      </w:fldSimple>
      <w:r>
        <w:t xml:space="preserve">. </w:t>
      </w:r>
      <w:r w:rsidR="00DB7D9B">
        <w:t xml:space="preserve">AudioTrimmer: </w:t>
      </w:r>
      <w:r>
        <w:t>Paso 1</w:t>
      </w:r>
      <w:bookmarkEnd w:id="1324"/>
      <w:r w:rsidR="00DB7D9B">
        <w:t xml:space="preserve"> </w:t>
      </w:r>
    </w:p>
    <w:p w14:paraId="62418650" w14:textId="75A39CE0" w:rsidR="00716A9E" w:rsidRDefault="00C83D9E" w:rsidP="00716A9E">
      <w:r>
        <w:t>Una vez seleccionado el archivo,</w:t>
      </w:r>
      <w:r w:rsidR="00E86A2F">
        <w:t xml:space="preserve"> éste</w:t>
      </w:r>
      <w:r>
        <w:t xml:space="preserve"> se nos abrirá en la página web y podremos elegi</w:t>
      </w:r>
      <w:r w:rsidR="00E86A2F">
        <w:t>r el rango que queremos obtener tanto por las guías que tenemos arriba del audio como con los recuadros que tenemos en la parte de abajo donde pondremos el rango en segundos. Además, nos permitirá escuchar desde dónde a dónde lo hemos seleccionado, el formato de generación y si queremos que al finalizar el</w:t>
      </w:r>
      <w:r w:rsidR="00314383">
        <w:t xml:space="preserve"> audio haya un efecto de apagado</w:t>
      </w:r>
      <w:r w:rsidR="00E86A2F">
        <w:t>.</w:t>
      </w:r>
    </w:p>
    <w:p w14:paraId="75841751" w14:textId="77777777" w:rsidR="00906A3A" w:rsidRDefault="00906A3A" w:rsidP="00716A9E"/>
    <w:p w14:paraId="2EA473FC" w14:textId="77777777" w:rsidR="00716A9E" w:rsidRDefault="00716A9E" w:rsidP="00716A9E">
      <w:pPr>
        <w:keepNext/>
        <w:jc w:val="center"/>
      </w:pPr>
      <w:r>
        <w:rPr>
          <w:noProof/>
          <w:lang w:val="en-GB" w:eastAsia="en-GB"/>
        </w:rPr>
        <w:lastRenderedPageBreak/>
        <w:drawing>
          <wp:inline distT="0" distB="0" distL="0" distR="0" wp14:anchorId="025EE165" wp14:editId="503F46C9">
            <wp:extent cx="5760085" cy="26993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2699385"/>
                    </a:xfrm>
                    <a:prstGeom prst="rect">
                      <a:avLst/>
                    </a:prstGeom>
                  </pic:spPr>
                </pic:pic>
              </a:graphicData>
            </a:graphic>
          </wp:inline>
        </w:drawing>
      </w:r>
    </w:p>
    <w:p w14:paraId="561EC000" w14:textId="25A2EB06" w:rsidR="00716A9E" w:rsidRDefault="00716A9E" w:rsidP="00716A9E">
      <w:pPr>
        <w:pStyle w:val="Descripcin"/>
      </w:pPr>
      <w:bookmarkStart w:id="1325" w:name="_Toc476053827"/>
      <w:r>
        <w:t xml:space="preserve">Figura  </w:t>
      </w:r>
      <w:fldSimple w:instr=" SEQ Figura_ \* ARABIC ">
        <w:r w:rsidR="008F33A2">
          <w:rPr>
            <w:noProof/>
          </w:rPr>
          <w:t>69</w:t>
        </w:r>
      </w:fldSimple>
      <w:r>
        <w:t>.</w:t>
      </w:r>
      <w:r w:rsidR="00DB7D9B">
        <w:t xml:space="preserve"> AudioTrimmer:</w:t>
      </w:r>
      <w:r>
        <w:t xml:space="preserve"> Paso 2</w:t>
      </w:r>
      <w:bookmarkEnd w:id="1325"/>
      <w:r>
        <w:t xml:space="preserve"> </w:t>
      </w:r>
    </w:p>
    <w:p w14:paraId="28B03432" w14:textId="20C62980" w:rsidR="00C83D9E" w:rsidRPr="00C83D9E" w:rsidRDefault="00307101" w:rsidP="00C83D9E">
      <w:r>
        <w:t>Cuando tengamos el rango de la pista de audio que queremos, pulsaremos en el botón “Crop” para que se nos genere el archivo.</w:t>
      </w:r>
    </w:p>
    <w:p w14:paraId="687BBC85" w14:textId="77777777" w:rsidR="00716A9E" w:rsidRDefault="00716A9E" w:rsidP="00716A9E">
      <w:pPr>
        <w:keepNext/>
        <w:jc w:val="center"/>
      </w:pPr>
      <w:r>
        <w:rPr>
          <w:noProof/>
          <w:lang w:val="en-GB" w:eastAsia="en-GB"/>
        </w:rPr>
        <w:drawing>
          <wp:inline distT="0" distB="0" distL="0" distR="0" wp14:anchorId="2949296A" wp14:editId="612169B6">
            <wp:extent cx="5760085" cy="2739390"/>
            <wp:effectExtent l="0" t="0" r="0" b="381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2739390"/>
                    </a:xfrm>
                    <a:prstGeom prst="rect">
                      <a:avLst/>
                    </a:prstGeom>
                  </pic:spPr>
                </pic:pic>
              </a:graphicData>
            </a:graphic>
          </wp:inline>
        </w:drawing>
      </w:r>
    </w:p>
    <w:p w14:paraId="268B62AA" w14:textId="2CFAE380" w:rsidR="00716A9E" w:rsidRDefault="00716A9E" w:rsidP="00716A9E">
      <w:pPr>
        <w:pStyle w:val="Descripcin"/>
      </w:pPr>
      <w:bookmarkStart w:id="1326" w:name="_Toc476053828"/>
      <w:r>
        <w:t xml:space="preserve">Figura  </w:t>
      </w:r>
      <w:fldSimple w:instr=" SEQ Figura_ \* ARABIC ">
        <w:r w:rsidR="008F33A2">
          <w:rPr>
            <w:noProof/>
          </w:rPr>
          <w:t>70</w:t>
        </w:r>
      </w:fldSimple>
      <w:r>
        <w:t xml:space="preserve">. </w:t>
      </w:r>
      <w:r w:rsidR="00DB7D9B">
        <w:t xml:space="preserve">AudioTrimmer: </w:t>
      </w:r>
      <w:r>
        <w:t>Paso 3</w:t>
      </w:r>
      <w:bookmarkEnd w:id="1326"/>
    </w:p>
    <w:p w14:paraId="1BE647C4" w14:textId="026A8FD3" w:rsidR="00307101" w:rsidRPr="00307101" w:rsidRDefault="00307101" w:rsidP="00307101">
      <w:r>
        <w:t xml:space="preserve">Después, para poder descargar el archivo </w:t>
      </w:r>
      <w:r w:rsidR="002810B2">
        <w:t>tendremos</w:t>
      </w:r>
      <w:r>
        <w:t xml:space="preserve"> que pulsar en el botón “Download”</w:t>
      </w:r>
      <w:r w:rsidR="00C55FB2">
        <w:t>.</w:t>
      </w:r>
    </w:p>
    <w:p w14:paraId="1C33EA17" w14:textId="77777777" w:rsidR="00716A9E" w:rsidRDefault="00716A9E" w:rsidP="00716A9E">
      <w:pPr>
        <w:keepNext/>
        <w:jc w:val="center"/>
      </w:pPr>
      <w:r>
        <w:rPr>
          <w:noProof/>
          <w:lang w:val="en-GB" w:eastAsia="en-GB"/>
        </w:rPr>
        <w:lastRenderedPageBreak/>
        <w:drawing>
          <wp:inline distT="0" distB="0" distL="0" distR="0" wp14:anchorId="7EA9E0B3" wp14:editId="035DF7C7">
            <wp:extent cx="5760085" cy="230695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2306955"/>
                    </a:xfrm>
                    <a:prstGeom prst="rect">
                      <a:avLst/>
                    </a:prstGeom>
                  </pic:spPr>
                </pic:pic>
              </a:graphicData>
            </a:graphic>
          </wp:inline>
        </w:drawing>
      </w:r>
    </w:p>
    <w:p w14:paraId="59E143C2" w14:textId="2FF67E5E" w:rsidR="00716A9E" w:rsidRDefault="00716A9E" w:rsidP="00716A9E">
      <w:pPr>
        <w:pStyle w:val="Descripcin"/>
      </w:pPr>
      <w:bookmarkStart w:id="1327" w:name="_Toc476053829"/>
      <w:r>
        <w:t xml:space="preserve">Figura  </w:t>
      </w:r>
      <w:fldSimple w:instr=" SEQ Figura_ \* ARABIC ">
        <w:r w:rsidR="008F33A2">
          <w:rPr>
            <w:noProof/>
          </w:rPr>
          <w:t>71</w:t>
        </w:r>
      </w:fldSimple>
      <w:r>
        <w:t xml:space="preserve">. </w:t>
      </w:r>
      <w:r w:rsidR="00DB7D9B">
        <w:t xml:space="preserve">AudioTrimmer: </w:t>
      </w:r>
      <w:r>
        <w:t>Paso 4</w:t>
      </w:r>
      <w:bookmarkEnd w:id="1327"/>
    </w:p>
    <w:p w14:paraId="1AF0409B" w14:textId="6B4A6F7A" w:rsidR="00307101" w:rsidRPr="00307101" w:rsidRDefault="00307101" w:rsidP="00307101">
      <w:r>
        <w:t>Finalmente, una vez pulsado en “Download” elegiremos si queremos abrir o guardar el archivo en nuestro ordenador.</w:t>
      </w:r>
    </w:p>
    <w:p w14:paraId="0E045C43" w14:textId="77777777" w:rsidR="00716A9E" w:rsidRDefault="00716A9E" w:rsidP="00716A9E">
      <w:pPr>
        <w:keepNext/>
        <w:jc w:val="center"/>
      </w:pPr>
      <w:r>
        <w:rPr>
          <w:noProof/>
          <w:lang w:val="en-GB" w:eastAsia="en-GB"/>
        </w:rPr>
        <w:drawing>
          <wp:inline distT="0" distB="0" distL="0" distR="0" wp14:anchorId="482656C2" wp14:editId="388B2C9F">
            <wp:extent cx="5760085" cy="3673475"/>
            <wp:effectExtent l="0" t="0" r="0" b="317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085" cy="3673475"/>
                    </a:xfrm>
                    <a:prstGeom prst="rect">
                      <a:avLst/>
                    </a:prstGeom>
                  </pic:spPr>
                </pic:pic>
              </a:graphicData>
            </a:graphic>
          </wp:inline>
        </w:drawing>
      </w:r>
    </w:p>
    <w:p w14:paraId="46F742F1" w14:textId="1E5A9FF6" w:rsidR="00716A9E" w:rsidRDefault="00716A9E" w:rsidP="00716A9E">
      <w:pPr>
        <w:pStyle w:val="Descripcin"/>
      </w:pPr>
      <w:bookmarkStart w:id="1328" w:name="_Toc476053830"/>
      <w:r>
        <w:t xml:space="preserve">Figura  </w:t>
      </w:r>
      <w:fldSimple w:instr=" SEQ Figura_ \* ARABIC ">
        <w:r w:rsidR="008F33A2">
          <w:rPr>
            <w:noProof/>
          </w:rPr>
          <w:t>72</w:t>
        </w:r>
      </w:fldSimple>
      <w:r>
        <w:t xml:space="preserve">. </w:t>
      </w:r>
      <w:r w:rsidR="00DB7D9B">
        <w:t xml:space="preserve">AudioTrimmer: </w:t>
      </w:r>
      <w:r>
        <w:t>Paso 5</w:t>
      </w:r>
      <w:bookmarkEnd w:id="1328"/>
    </w:p>
    <w:p w14:paraId="26620EDC" w14:textId="77777777" w:rsidR="00C94A1C" w:rsidRDefault="00C94A1C">
      <w:pPr>
        <w:jc w:val="left"/>
        <w:rPr>
          <w:rFonts w:ascii="Arial Narrow" w:eastAsiaTheme="majorEastAsia" w:hAnsi="Arial Narrow" w:cstheme="majorBidi"/>
          <w:b/>
          <w:bCs/>
          <w:sz w:val="36"/>
          <w:szCs w:val="28"/>
        </w:rPr>
      </w:pPr>
      <w:r>
        <w:br w:type="page"/>
      </w:r>
    </w:p>
    <w:p w14:paraId="3D28A38D" w14:textId="77777777" w:rsidR="00C94A1C" w:rsidRDefault="00C94A1C">
      <w:pPr>
        <w:jc w:val="left"/>
        <w:rPr>
          <w:rFonts w:ascii="Arial Narrow" w:eastAsiaTheme="majorEastAsia" w:hAnsi="Arial Narrow" w:cstheme="majorBidi"/>
          <w:b/>
          <w:bCs/>
          <w:sz w:val="36"/>
          <w:szCs w:val="28"/>
        </w:rPr>
      </w:pPr>
      <w:r>
        <w:lastRenderedPageBreak/>
        <w:br w:type="page"/>
      </w:r>
    </w:p>
    <w:p w14:paraId="6BD846B7" w14:textId="1AE0CD17" w:rsidR="008538DB" w:rsidRDefault="00906A3A" w:rsidP="008538DB">
      <w:pPr>
        <w:pStyle w:val="Ttulo1Anexo"/>
      </w:pPr>
      <w:bookmarkStart w:id="1329" w:name="_Toc476053758"/>
      <w:r>
        <w:lastRenderedPageBreak/>
        <w:t>Descarga</w:t>
      </w:r>
      <w:r w:rsidR="00F8614A">
        <w:t>r</w:t>
      </w:r>
      <w:r>
        <w:t xml:space="preserve"> material</w:t>
      </w:r>
      <w:r w:rsidR="00882964">
        <w:t xml:space="preserve"> de Listening</w:t>
      </w:r>
      <w:bookmarkEnd w:id="1329"/>
    </w:p>
    <w:p w14:paraId="59E1B3A9" w14:textId="3B3C71A3" w:rsidR="0015463E" w:rsidRDefault="005C02EF" w:rsidP="008538DB">
      <w:r>
        <w:t xml:space="preserve">La página web ELLLO </w:t>
      </w:r>
      <w:sdt>
        <w:sdtPr>
          <w:id w:val="-780034749"/>
          <w:citation/>
        </w:sdtPr>
        <w:sdtEndPr/>
        <w:sdtContent>
          <w:r>
            <w:fldChar w:fldCharType="begin"/>
          </w:r>
          <w:r>
            <w:instrText xml:space="preserve"> CITATION Tod17 \l 3082 </w:instrText>
          </w:r>
          <w:r>
            <w:fldChar w:fldCharType="separate"/>
          </w:r>
          <w:r w:rsidR="00CA2ADC" w:rsidRPr="00CA2ADC">
            <w:rPr>
              <w:noProof/>
            </w:rPr>
            <w:t>[14]</w:t>
          </w:r>
          <w:r>
            <w:fldChar w:fldCharType="end"/>
          </w:r>
        </w:sdtContent>
      </w:sdt>
      <w:r w:rsidR="0015463E">
        <w:t xml:space="preserve"> </w:t>
      </w:r>
      <w:r>
        <w:t xml:space="preserve">dispone de una colección de más de 1000 ejercicios con Listenings </w:t>
      </w:r>
      <w:r w:rsidR="00BB2E59">
        <w:t>de licencia Creative Commons</w:t>
      </w:r>
      <w:r w:rsidR="0015463E">
        <w:t xml:space="preserve"> </w:t>
      </w:r>
      <w:r w:rsidR="00BB2E59">
        <w:t>separados en 5 niveles</w:t>
      </w:r>
      <w:r w:rsidR="00F52E88">
        <w:t xml:space="preserve">: principiante alto, intermedio bajo, intermedio medio, intermedio alto y avanzado. </w:t>
      </w:r>
    </w:p>
    <w:p w14:paraId="5859F6C2" w14:textId="4195848B" w:rsidR="00D4044A" w:rsidRDefault="00D4044A" w:rsidP="00D4044A">
      <w:pPr>
        <w:keepNext/>
        <w:jc w:val="center"/>
      </w:pPr>
      <w:r>
        <w:rPr>
          <w:noProof/>
          <w:lang w:val="en-GB" w:eastAsia="en-GB"/>
        </w:rPr>
        <w:drawing>
          <wp:inline distT="0" distB="0" distL="0" distR="0" wp14:anchorId="49684C79" wp14:editId="414A9613">
            <wp:extent cx="4019550" cy="67722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6772275"/>
                    </a:xfrm>
                    <a:prstGeom prst="rect">
                      <a:avLst/>
                    </a:prstGeom>
                  </pic:spPr>
                </pic:pic>
              </a:graphicData>
            </a:graphic>
          </wp:inline>
        </w:drawing>
      </w:r>
    </w:p>
    <w:p w14:paraId="764FA2BD" w14:textId="382F51E4" w:rsidR="00D4044A" w:rsidRDefault="00632DC5" w:rsidP="00D4044A">
      <w:pPr>
        <w:pStyle w:val="Descripcin"/>
      </w:pPr>
      <w:bookmarkStart w:id="1330" w:name="_Toc476053831"/>
      <w:r>
        <w:t xml:space="preserve">Figura </w:t>
      </w:r>
      <w:r w:rsidR="00283501">
        <w:t xml:space="preserve"> </w:t>
      </w:r>
      <w:fldSimple w:instr=" SEQ Figura_ \* ARABIC ">
        <w:r w:rsidR="008F33A2">
          <w:rPr>
            <w:noProof/>
          </w:rPr>
          <w:t>73</w:t>
        </w:r>
      </w:fldSimple>
      <w:r w:rsidR="00D4044A">
        <w:t>. Ejemplo de audios en ELLLO</w:t>
      </w:r>
      <w:bookmarkEnd w:id="1330"/>
      <w:r w:rsidR="00D4044A">
        <w:t xml:space="preserve"> </w:t>
      </w:r>
    </w:p>
    <w:p w14:paraId="331C8E0D" w14:textId="77777777" w:rsidR="00C94A1C" w:rsidRDefault="00C94A1C" w:rsidP="00081328"/>
    <w:p w14:paraId="69825B5E" w14:textId="48F80C66" w:rsidR="00C94A1C" w:rsidRDefault="00C94A1C" w:rsidP="00081328">
      <w:r>
        <w:lastRenderedPageBreak/>
        <w:t>Las actividades contienen un archivo MP3 para descargar, la transcripción del audio y un test interactivo. Los Listening incluyen diferentes temáticas tales como entrevistas, canciones, presentaciones, encuestas, juegos, noticias, etc. Además, en cada audio se nos informa del acento que tendrá cada interlocutor, así como la duración.</w:t>
      </w:r>
    </w:p>
    <w:p w14:paraId="4643D818" w14:textId="01F73A17" w:rsidR="00925AD1" w:rsidRDefault="005D5B9B" w:rsidP="00081328">
      <w:r>
        <w:t xml:space="preserve">Así, para descargar los audios basta con pulsar </w:t>
      </w:r>
      <w:r w:rsidR="0003078A">
        <w:t xml:space="preserve">en el enlace “Free MP3” que se encuentra debajo de la imagen de los protagonistas del audio y en la página que se abre pulsar botón derecho del ratón encima del </w:t>
      </w:r>
      <w:r w:rsidR="00164534">
        <w:t>reproductor</w:t>
      </w:r>
      <w:r w:rsidR="0003078A">
        <w:t xml:space="preserve"> de audio y seleccionar la opción de “Guardar audio como…”.</w:t>
      </w:r>
    </w:p>
    <w:p w14:paraId="7FE9B59B" w14:textId="77777777" w:rsidR="00081328" w:rsidRDefault="00081328" w:rsidP="00081328">
      <w:pPr>
        <w:keepNext/>
        <w:jc w:val="center"/>
      </w:pPr>
      <w:r>
        <w:rPr>
          <w:noProof/>
          <w:lang w:val="en-GB" w:eastAsia="en-GB"/>
        </w:rPr>
        <w:drawing>
          <wp:inline distT="0" distB="0" distL="0" distR="0" wp14:anchorId="0F300A4A" wp14:editId="3C4490A0">
            <wp:extent cx="5760085" cy="375348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753485"/>
                    </a:xfrm>
                    <a:prstGeom prst="rect">
                      <a:avLst/>
                    </a:prstGeom>
                  </pic:spPr>
                </pic:pic>
              </a:graphicData>
            </a:graphic>
          </wp:inline>
        </w:drawing>
      </w:r>
    </w:p>
    <w:p w14:paraId="047C27F3" w14:textId="1975C607" w:rsidR="00081328" w:rsidRDefault="00081328" w:rsidP="00081328">
      <w:pPr>
        <w:pStyle w:val="Descripcin"/>
      </w:pPr>
      <w:bookmarkStart w:id="1331" w:name="_Toc476053832"/>
      <w:r>
        <w:t xml:space="preserve">Figura  </w:t>
      </w:r>
      <w:fldSimple w:instr=" SEQ Figura_ \* ARABIC ">
        <w:r w:rsidR="008F33A2">
          <w:rPr>
            <w:noProof/>
          </w:rPr>
          <w:t>74</w:t>
        </w:r>
      </w:fldSimple>
      <w:r>
        <w:t>. Descarga de audio en ELLLO (1)</w:t>
      </w:r>
      <w:bookmarkEnd w:id="1331"/>
    </w:p>
    <w:p w14:paraId="34D2CC80" w14:textId="77777777" w:rsidR="0003078A" w:rsidRDefault="0003078A" w:rsidP="0003078A">
      <w:pPr>
        <w:keepNext/>
        <w:jc w:val="center"/>
      </w:pPr>
      <w:r>
        <w:rPr>
          <w:noProof/>
          <w:lang w:val="en-GB" w:eastAsia="en-GB"/>
        </w:rPr>
        <w:drawing>
          <wp:inline distT="0" distB="0" distL="0" distR="0" wp14:anchorId="28989D96" wp14:editId="25183746">
            <wp:extent cx="5753100" cy="110490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1104900"/>
                    </a:xfrm>
                    <a:prstGeom prst="rect">
                      <a:avLst/>
                    </a:prstGeom>
                    <a:noFill/>
                    <a:ln>
                      <a:noFill/>
                    </a:ln>
                  </pic:spPr>
                </pic:pic>
              </a:graphicData>
            </a:graphic>
          </wp:inline>
        </w:drawing>
      </w:r>
    </w:p>
    <w:p w14:paraId="2EB694D2" w14:textId="592C67F5" w:rsidR="0003078A" w:rsidRDefault="0003078A" w:rsidP="0003078A">
      <w:pPr>
        <w:pStyle w:val="Descripcin"/>
      </w:pPr>
      <w:bookmarkStart w:id="1332" w:name="_Toc476053833"/>
      <w:r>
        <w:t xml:space="preserve">Figura  </w:t>
      </w:r>
      <w:fldSimple w:instr=" SEQ Figura_ \* ARABIC ">
        <w:r w:rsidR="008F33A2">
          <w:rPr>
            <w:noProof/>
          </w:rPr>
          <w:t>75</w:t>
        </w:r>
      </w:fldSimple>
      <w:r>
        <w:t>. Descarga de audio en ELLLO (2)</w:t>
      </w:r>
      <w:bookmarkEnd w:id="1332"/>
    </w:p>
    <w:p w14:paraId="7F672438" w14:textId="423C18A7" w:rsidR="00160160" w:rsidRDefault="00160160" w:rsidP="00160160">
      <w:r>
        <w:t>Otra manera de descargarlo es directamente en la página del ejercicio, en el reproductor de audio pulsar con botón derecho y seleccionar “Guardar audio como…”</w:t>
      </w:r>
    </w:p>
    <w:p w14:paraId="34576A21" w14:textId="77777777" w:rsidR="00160160" w:rsidRDefault="00160160" w:rsidP="00160160">
      <w:pPr>
        <w:keepNext/>
        <w:jc w:val="center"/>
      </w:pPr>
      <w:r>
        <w:rPr>
          <w:noProof/>
          <w:lang w:val="en-GB" w:eastAsia="en-GB"/>
        </w:rPr>
        <w:lastRenderedPageBreak/>
        <w:drawing>
          <wp:inline distT="0" distB="0" distL="0" distR="0" wp14:anchorId="192AD226" wp14:editId="194A48BC">
            <wp:extent cx="5753100" cy="57721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3100" cy="5772150"/>
                    </a:xfrm>
                    <a:prstGeom prst="rect">
                      <a:avLst/>
                    </a:prstGeom>
                    <a:noFill/>
                    <a:ln>
                      <a:noFill/>
                    </a:ln>
                  </pic:spPr>
                </pic:pic>
              </a:graphicData>
            </a:graphic>
          </wp:inline>
        </w:drawing>
      </w:r>
    </w:p>
    <w:p w14:paraId="168A99B5" w14:textId="2D0157F8" w:rsidR="00160160" w:rsidRPr="00160160" w:rsidRDefault="00160160" w:rsidP="00160160">
      <w:pPr>
        <w:pStyle w:val="Descripcin"/>
      </w:pPr>
      <w:bookmarkStart w:id="1333" w:name="_Toc476053834"/>
      <w:r>
        <w:t xml:space="preserve">Figura  </w:t>
      </w:r>
      <w:fldSimple w:instr=" SEQ Figura_ \* ARABIC ">
        <w:r w:rsidR="008F33A2">
          <w:rPr>
            <w:noProof/>
          </w:rPr>
          <w:t>76</w:t>
        </w:r>
      </w:fldSimple>
      <w:r>
        <w:t>. Descarga de audio en ELLLO (3)</w:t>
      </w:r>
      <w:bookmarkEnd w:id="1333"/>
    </w:p>
    <w:sectPr w:rsidR="00160160" w:rsidRPr="00160160" w:rsidSect="007C3A99">
      <w:type w:val="oddPage"/>
      <w:pgSz w:w="11906" w:h="16838"/>
      <w:pgMar w:top="1418" w:right="1134" w:bottom="1418" w:left="1134"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9" w:author="adasilva" w:date="2017-02-21T13:02:00Z" w:initials="ads">
    <w:p w14:paraId="4F858C92" w14:textId="059D86F8" w:rsidR="00FD73A7" w:rsidRDefault="00FD73A7">
      <w:pPr>
        <w:pStyle w:val="Textocomentario"/>
      </w:pPr>
      <w:r>
        <w:rPr>
          <w:rStyle w:val="Refdecomentario"/>
        </w:rPr>
        <w:annotationRef/>
      </w:r>
      <w:r>
        <w:t>Hay que nombrarla: ETSIST</w:t>
      </w:r>
    </w:p>
  </w:comment>
  <w:comment w:id="1176" w:author="adasilva" w:date="2017-02-21T13:02:00Z" w:initials="ads">
    <w:p w14:paraId="1D2CD9C3" w14:textId="1A2750C9" w:rsidR="00FD73A7" w:rsidRDefault="00FD73A7">
      <w:pPr>
        <w:pStyle w:val="Textocomentario"/>
      </w:pPr>
      <w:r>
        <w:rPr>
          <w:rStyle w:val="Refdecomentario"/>
        </w:rPr>
        <w:annotationRef/>
      </w:r>
      <w:r>
        <w:t>Mucho “para”, cámbialo un poco.</w:t>
      </w:r>
    </w:p>
  </w:comment>
  <w:comment w:id="1178" w:author="adasilva" w:date="2017-02-21T13:02:00Z" w:initials="ads">
    <w:p w14:paraId="167F47BE" w14:textId="70D2CACF" w:rsidR="00FD73A7" w:rsidRDefault="00FD73A7">
      <w:pPr>
        <w:pStyle w:val="Textocomentario"/>
      </w:pPr>
      <w:r>
        <w:rPr>
          <w:rStyle w:val="Refdecomentario"/>
        </w:rPr>
        <w:annotationRef/>
      </w:r>
      <w:r>
        <w:t xml:space="preserve">Esto es una manía mía. Prefiero que este tipo de datos vaya en texto. </w:t>
      </w:r>
    </w:p>
  </w:comment>
  <w:comment w:id="1200" w:author="adasilva" w:date="2017-02-25T13:19:00Z" w:initials="ads">
    <w:p w14:paraId="1E9BE9A8" w14:textId="2163BE13" w:rsidR="00FD73A7" w:rsidRDefault="00FD73A7">
      <w:pPr>
        <w:pStyle w:val="Textocomentario"/>
      </w:pPr>
      <w:r>
        <w:rPr>
          <w:rStyle w:val="Refdecomentario"/>
        </w:rPr>
        <w:annotationRef/>
      </w:r>
      <w:r>
        <w:t>Se puede poner otra cosa ??</w:t>
      </w:r>
    </w:p>
    <w:p w14:paraId="0A7F9514" w14:textId="12451D71" w:rsidR="00FD73A7" w:rsidRDefault="00FD73A7">
      <w:pPr>
        <w:pStyle w:val="Textocomentario"/>
      </w:pPr>
      <w:r>
        <w:t>manejadas ??</w:t>
      </w:r>
    </w:p>
  </w:comment>
  <w:comment w:id="1239" w:author="adasilva" w:date="2017-02-21T13:02:00Z" w:initials="ads">
    <w:p w14:paraId="771E80FA" w14:textId="2315EB33" w:rsidR="00FD73A7" w:rsidRDefault="00FD73A7">
      <w:pPr>
        <w:pStyle w:val="Textocomentario"/>
      </w:pPr>
      <w:r>
        <w:rPr>
          <w:rStyle w:val="Refdecomentario"/>
        </w:rPr>
        <w:annotationRef/>
      </w:r>
      <w:r>
        <w:t>Para todo este tipo de “palabros” puedes poner una nota al pie con una breve explicación la primera vez que aparece.</w:t>
      </w:r>
    </w:p>
  </w:comment>
  <w:comment w:id="1323" w:author="adasilva" w:date="2017-02-25T13:25:00Z" w:initials="ads">
    <w:p w14:paraId="13843B04" w14:textId="106163B9" w:rsidR="00FD73A7" w:rsidRDefault="00FD73A7">
      <w:pPr>
        <w:pStyle w:val="Textocomentario"/>
      </w:pPr>
      <w:r>
        <w:rPr>
          <w:rStyle w:val="Refdecomentario"/>
        </w:rPr>
        <w:annotationRef/>
      </w:r>
      <w:r>
        <w:t>se muestran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858C92" w15:done="0"/>
  <w15:commentEx w15:paraId="1D2CD9C3" w15:done="0"/>
  <w15:commentEx w15:paraId="167F47BE" w15:done="0"/>
  <w15:commentEx w15:paraId="0A7F9514" w15:done="0"/>
  <w15:commentEx w15:paraId="771E80FA" w15:done="0"/>
  <w15:commentEx w15:paraId="13843B0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2FB09" w14:textId="77777777" w:rsidR="0050567B" w:rsidRDefault="0050567B" w:rsidP="00291E76">
      <w:pPr>
        <w:spacing w:after="0" w:line="240" w:lineRule="auto"/>
      </w:pPr>
      <w:r>
        <w:separator/>
      </w:r>
    </w:p>
  </w:endnote>
  <w:endnote w:type="continuationSeparator" w:id="0">
    <w:p w14:paraId="21AB3637" w14:textId="77777777" w:rsidR="0050567B" w:rsidRDefault="0050567B"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FD73A7" w:rsidRDefault="00FD73A7">
    <w:pPr>
      <w:pStyle w:val="Piedepgina"/>
    </w:pPr>
    <w:r>
      <w:fldChar w:fldCharType="begin"/>
    </w:r>
    <w:r>
      <w:instrText>PAGE   \* MERGEFORMAT</w:instrText>
    </w:r>
    <w:r>
      <w:fldChar w:fldCharType="separate"/>
    </w:r>
    <w:r w:rsidR="008F33A2">
      <w:rPr>
        <w:noProof/>
      </w:rPr>
      <w:t>60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FD73A7" w:rsidRDefault="00FD73A7" w:rsidP="000A031D">
    <w:pPr>
      <w:pStyle w:val="Piedepgina"/>
      <w:jc w:val="right"/>
    </w:pPr>
    <w:r>
      <w:fldChar w:fldCharType="begin"/>
    </w:r>
    <w:r>
      <w:instrText>PAGE   \* MERGEFORMAT</w:instrText>
    </w:r>
    <w:r>
      <w:fldChar w:fldCharType="separate"/>
    </w:r>
    <w:r w:rsidR="008F33A2">
      <w:rPr>
        <w:noProof/>
      </w:rPr>
      <w:t>61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83C728" w14:textId="77777777" w:rsidR="0050567B" w:rsidRDefault="0050567B" w:rsidP="00291E76">
      <w:pPr>
        <w:spacing w:after="0" w:line="240" w:lineRule="auto"/>
      </w:pPr>
      <w:r>
        <w:separator/>
      </w:r>
    </w:p>
  </w:footnote>
  <w:footnote w:type="continuationSeparator" w:id="0">
    <w:p w14:paraId="06721E38" w14:textId="77777777" w:rsidR="0050567B" w:rsidRDefault="0050567B" w:rsidP="00291E76">
      <w:pPr>
        <w:spacing w:after="0" w:line="240" w:lineRule="auto"/>
      </w:pPr>
      <w:r>
        <w:continuationSeparator/>
      </w:r>
    </w:p>
  </w:footnote>
  <w:footnote w:id="1">
    <w:p w14:paraId="3A4674A5" w14:textId="50158B17" w:rsidR="00FD73A7" w:rsidRDefault="00FD73A7">
      <w:pPr>
        <w:pStyle w:val="Textonotapie"/>
      </w:pPr>
      <w:r>
        <w:rPr>
          <w:rStyle w:val="Refdenotaalpie"/>
        </w:rPr>
        <w:footnoteRef/>
      </w:r>
      <w:r>
        <w:t xml:space="preserve"> Del inglés “to parse”, equivalente en castellano a “analizar”, “tratar”, “procesar el texto”.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FD73A7" w:rsidRDefault="00FD73A7" w:rsidP="00065122">
    <w:pPr>
      <w:pStyle w:val="Default"/>
    </w:pPr>
  </w:p>
  <w:p w14:paraId="7236028B" w14:textId="77777777" w:rsidR="00FD73A7" w:rsidRPr="00065122" w:rsidRDefault="00FD73A7"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21BE64E8" w:rsidR="00FD73A7" w:rsidRPr="00B20A22" w:rsidRDefault="00FD73A7" w:rsidP="00B20A22">
    <w:pPr>
      <w:pStyle w:val="Encabezado"/>
      <w:pBdr>
        <w:bottom w:val="single" w:sz="4" w:space="1" w:color="auto"/>
      </w:pBdr>
      <w:jc w:val="left"/>
      <w:rPr>
        <w:i/>
      </w:rPr>
    </w:pPr>
    <w:r>
      <w:rPr>
        <w:rFonts w:asciiTheme="minorHAnsi" w:hAnsiTheme="minorHAnsi" w:cs="Times New Roman"/>
        <w:b/>
        <w:bCs/>
        <w:szCs w:val="24"/>
      </w:rPr>
      <w:t>ESTUDIO E IMPLEMENTACIÓN DE NUEVOS TIPOS DE EJERCICIOS EN LA PLATAFORMA MALL UP2B2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53DA09CB" w:rsidR="00FD73A7" w:rsidRPr="00B20A22" w:rsidRDefault="00FD73A7" w:rsidP="00B20A22">
    <w:pPr>
      <w:pStyle w:val="Encabezado"/>
      <w:pBdr>
        <w:bottom w:val="single" w:sz="4" w:space="1" w:color="auto"/>
      </w:pBdr>
      <w:jc w:val="right"/>
      <w:rPr>
        <w:i/>
      </w:rPr>
    </w:pPr>
    <w:r>
      <w:rPr>
        <w:rFonts w:asciiTheme="minorHAnsi" w:hAnsiTheme="minorHAnsi" w:cs="Times New Roman"/>
        <w:b/>
        <w:bCs/>
        <w:szCs w:val="24"/>
      </w:rPr>
      <w:t>ESTUDIO E IMPLEMENTACIÓN DE NUEVOS TIPOS DE EJERCICIOS EN LA PLATAFORMA MALL UP2B2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D2611"/>
    <w:multiLevelType w:val="hybridMultilevel"/>
    <w:tmpl w:val="28C6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BD2ABA"/>
    <w:multiLevelType w:val="hybridMultilevel"/>
    <w:tmpl w:val="FF7AA8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A37134"/>
    <w:multiLevelType w:val="hybridMultilevel"/>
    <w:tmpl w:val="6062F4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111D3E"/>
    <w:multiLevelType w:val="hybridMultilevel"/>
    <w:tmpl w:val="3586E4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8F38E5"/>
    <w:multiLevelType w:val="hybridMultilevel"/>
    <w:tmpl w:val="D9145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77291E"/>
    <w:multiLevelType w:val="hybridMultilevel"/>
    <w:tmpl w:val="60EA4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EC772E"/>
    <w:multiLevelType w:val="hybridMultilevel"/>
    <w:tmpl w:val="D9402F72"/>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19"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E01DD2"/>
    <w:multiLevelType w:val="hybridMultilevel"/>
    <w:tmpl w:val="8C3C3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BD666CC"/>
    <w:multiLevelType w:val="hybridMultilevel"/>
    <w:tmpl w:val="CF96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4924B61"/>
    <w:multiLevelType w:val="multilevel"/>
    <w:tmpl w:val="77F6A95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4"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EDA54CA"/>
    <w:multiLevelType w:val="hybridMultilevel"/>
    <w:tmpl w:val="295AC6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23"/>
  </w:num>
  <w:num w:numId="4">
    <w:abstractNumId w:val="12"/>
  </w:num>
  <w:num w:numId="5">
    <w:abstractNumId w:val="29"/>
  </w:num>
  <w:num w:numId="6">
    <w:abstractNumId w:val="21"/>
  </w:num>
  <w:num w:numId="7">
    <w:abstractNumId w:val="31"/>
  </w:num>
  <w:num w:numId="8">
    <w:abstractNumId w:val="30"/>
  </w:num>
  <w:num w:numId="9">
    <w:abstractNumId w:val="17"/>
  </w:num>
  <w:num w:numId="10">
    <w:abstractNumId w:val="4"/>
  </w:num>
  <w:num w:numId="11">
    <w:abstractNumId w:val="26"/>
  </w:num>
  <w:num w:numId="12">
    <w:abstractNumId w:val="8"/>
  </w:num>
  <w:num w:numId="13">
    <w:abstractNumId w:val="32"/>
  </w:num>
  <w:num w:numId="14">
    <w:abstractNumId w:val="35"/>
  </w:num>
  <w:num w:numId="15">
    <w:abstractNumId w:val="2"/>
  </w:num>
  <w:num w:numId="16">
    <w:abstractNumId w:val="33"/>
  </w:num>
  <w:num w:numId="17">
    <w:abstractNumId w:val="6"/>
  </w:num>
  <w:num w:numId="18">
    <w:abstractNumId w:val="38"/>
  </w:num>
  <w:num w:numId="19">
    <w:abstractNumId w:val="16"/>
  </w:num>
  <w:num w:numId="20">
    <w:abstractNumId w:val="14"/>
  </w:num>
  <w:num w:numId="21">
    <w:abstractNumId w:val="37"/>
  </w:num>
  <w:num w:numId="22">
    <w:abstractNumId w:val="34"/>
  </w:num>
  <w:num w:numId="23">
    <w:abstractNumId w:val="11"/>
  </w:num>
  <w:num w:numId="24">
    <w:abstractNumId w:val="28"/>
  </w:num>
  <w:num w:numId="25">
    <w:abstractNumId w:val="25"/>
  </w:num>
  <w:num w:numId="26">
    <w:abstractNumId w:val="24"/>
  </w:num>
  <w:num w:numId="27">
    <w:abstractNumId w:val="22"/>
  </w:num>
  <w:num w:numId="28">
    <w:abstractNumId w:val="0"/>
  </w:num>
  <w:num w:numId="29">
    <w:abstractNumId w:val="36"/>
  </w:num>
  <w:num w:numId="30">
    <w:abstractNumId w:val="5"/>
  </w:num>
  <w:num w:numId="31">
    <w:abstractNumId w:val="39"/>
  </w:num>
  <w:num w:numId="32">
    <w:abstractNumId w:val="1"/>
  </w:num>
  <w:num w:numId="33">
    <w:abstractNumId w:val="7"/>
  </w:num>
  <w:num w:numId="34">
    <w:abstractNumId w:val="3"/>
  </w:num>
  <w:num w:numId="35">
    <w:abstractNumId w:val="15"/>
  </w:num>
  <w:num w:numId="36">
    <w:abstractNumId w:val="18"/>
  </w:num>
  <w:num w:numId="37">
    <w:abstractNumId w:val="20"/>
  </w:num>
  <w:num w:numId="38">
    <w:abstractNumId w:val="9"/>
  </w:num>
  <w:num w:numId="39">
    <w:abstractNumId w:val="10"/>
  </w:num>
  <w:num w:numId="40">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cio romero panero">
    <w15:presenceInfo w15:providerId="Windows Live" w15:userId="582c5ff94aca59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trackRevisio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17DF"/>
    <w:rsid w:val="00003527"/>
    <w:rsid w:val="0000460A"/>
    <w:rsid w:val="000048A1"/>
    <w:rsid w:val="00004B2B"/>
    <w:rsid w:val="00006279"/>
    <w:rsid w:val="00006DA1"/>
    <w:rsid w:val="00010041"/>
    <w:rsid w:val="00011D4F"/>
    <w:rsid w:val="00012D27"/>
    <w:rsid w:val="0001370E"/>
    <w:rsid w:val="000138C8"/>
    <w:rsid w:val="0001418A"/>
    <w:rsid w:val="0001615D"/>
    <w:rsid w:val="00016180"/>
    <w:rsid w:val="000205E0"/>
    <w:rsid w:val="000237AA"/>
    <w:rsid w:val="000238D3"/>
    <w:rsid w:val="00026899"/>
    <w:rsid w:val="0003078A"/>
    <w:rsid w:val="00031531"/>
    <w:rsid w:val="000325A6"/>
    <w:rsid w:val="00034350"/>
    <w:rsid w:val="00034F9C"/>
    <w:rsid w:val="0003596C"/>
    <w:rsid w:val="00041113"/>
    <w:rsid w:val="000414CF"/>
    <w:rsid w:val="00042EA3"/>
    <w:rsid w:val="00046DD8"/>
    <w:rsid w:val="00050580"/>
    <w:rsid w:val="0005113A"/>
    <w:rsid w:val="000520E7"/>
    <w:rsid w:val="0005320E"/>
    <w:rsid w:val="00055257"/>
    <w:rsid w:val="0005759B"/>
    <w:rsid w:val="00060F3B"/>
    <w:rsid w:val="000611D7"/>
    <w:rsid w:val="00061C7E"/>
    <w:rsid w:val="00061DEE"/>
    <w:rsid w:val="00063386"/>
    <w:rsid w:val="000633B3"/>
    <w:rsid w:val="00063F3D"/>
    <w:rsid w:val="0006407D"/>
    <w:rsid w:val="00065122"/>
    <w:rsid w:val="0007017F"/>
    <w:rsid w:val="00071EEB"/>
    <w:rsid w:val="00072EAD"/>
    <w:rsid w:val="00075007"/>
    <w:rsid w:val="00076111"/>
    <w:rsid w:val="0007727F"/>
    <w:rsid w:val="000773DB"/>
    <w:rsid w:val="0008113B"/>
    <w:rsid w:val="00081328"/>
    <w:rsid w:val="000825C3"/>
    <w:rsid w:val="00082B86"/>
    <w:rsid w:val="0008323F"/>
    <w:rsid w:val="0008537C"/>
    <w:rsid w:val="00085878"/>
    <w:rsid w:val="0009205F"/>
    <w:rsid w:val="00092389"/>
    <w:rsid w:val="00093751"/>
    <w:rsid w:val="0009391E"/>
    <w:rsid w:val="00096656"/>
    <w:rsid w:val="000A023A"/>
    <w:rsid w:val="000A031D"/>
    <w:rsid w:val="000A0D2C"/>
    <w:rsid w:val="000A20CE"/>
    <w:rsid w:val="000A322A"/>
    <w:rsid w:val="000A498D"/>
    <w:rsid w:val="000A4B86"/>
    <w:rsid w:val="000A67EF"/>
    <w:rsid w:val="000A7351"/>
    <w:rsid w:val="000A745C"/>
    <w:rsid w:val="000B0524"/>
    <w:rsid w:val="000B11F5"/>
    <w:rsid w:val="000B161F"/>
    <w:rsid w:val="000B4FD3"/>
    <w:rsid w:val="000B54CE"/>
    <w:rsid w:val="000B5604"/>
    <w:rsid w:val="000B6358"/>
    <w:rsid w:val="000C1CDE"/>
    <w:rsid w:val="000C2B62"/>
    <w:rsid w:val="000C315C"/>
    <w:rsid w:val="000C3CDD"/>
    <w:rsid w:val="000C3D68"/>
    <w:rsid w:val="000C6A50"/>
    <w:rsid w:val="000C6D33"/>
    <w:rsid w:val="000C6E92"/>
    <w:rsid w:val="000C72DE"/>
    <w:rsid w:val="000C765A"/>
    <w:rsid w:val="000D0389"/>
    <w:rsid w:val="000D306C"/>
    <w:rsid w:val="000D4596"/>
    <w:rsid w:val="000D72E5"/>
    <w:rsid w:val="000E16EE"/>
    <w:rsid w:val="000E1EB8"/>
    <w:rsid w:val="000E64C0"/>
    <w:rsid w:val="000E6A4E"/>
    <w:rsid w:val="000F1FAB"/>
    <w:rsid w:val="000F688F"/>
    <w:rsid w:val="000F6D79"/>
    <w:rsid w:val="000F6F88"/>
    <w:rsid w:val="00100E86"/>
    <w:rsid w:val="00102FE5"/>
    <w:rsid w:val="001033A7"/>
    <w:rsid w:val="0010353C"/>
    <w:rsid w:val="00103824"/>
    <w:rsid w:val="00103E95"/>
    <w:rsid w:val="00104EDE"/>
    <w:rsid w:val="00111E93"/>
    <w:rsid w:val="001129D2"/>
    <w:rsid w:val="00113A78"/>
    <w:rsid w:val="0011602E"/>
    <w:rsid w:val="00116CD7"/>
    <w:rsid w:val="001175D1"/>
    <w:rsid w:val="00120C3F"/>
    <w:rsid w:val="00121C12"/>
    <w:rsid w:val="00123829"/>
    <w:rsid w:val="00123F2B"/>
    <w:rsid w:val="00125082"/>
    <w:rsid w:val="00125F0C"/>
    <w:rsid w:val="00130240"/>
    <w:rsid w:val="00132AAF"/>
    <w:rsid w:val="00132B4C"/>
    <w:rsid w:val="0014069C"/>
    <w:rsid w:val="00140D73"/>
    <w:rsid w:val="001428F9"/>
    <w:rsid w:val="00151A41"/>
    <w:rsid w:val="0015463E"/>
    <w:rsid w:val="00154A4E"/>
    <w:rsid w:val="001552DE"/>
    <w:rsid w:val="0015741C"/>
    <w:rsid w:val="00160160"/>
    <w:rsid w:val="00160BAE"/>
    <w:rsid w:val="00164534"/>
    <w:rsid w:val="0016679D"/>
    <w:rsid w:val="00167406"/>
    <w:rsid w:val="0017032B"/>
    <w:rsid w:val="001733CB"/>
    <w:rsid w:val="00174F73"/>
    <w:rsid w:val="00176525"/>
    <w:rsid w:val="00177728"/>
    <w:rsid w:val="001777BA"/>
    <w:rsid w:val="001811F3"/>
    <w:rsid w:val="001818FC"/>
    <w:rsid w:val="00182E3B"/>
    <w:rsid w:val="00183224"/>
    <w:rsid w:val="001836B2"/>
    <w:rsid w:val="0019053E"/>
    <w:rsid w:val="001924C7"/>
    <w:rsid w:val="00192FF8"/>
    <w:rsid w:val="001965B8"/>
    <w:rsid w:val="0019668D"/>
    <w:rsid w:val="00197C9C"/>
    <w:rsid w:val="001A00EA"/>
    <w:rsid w:val="001A154D"/>
    <w:rsid w:val="001A4311"/>
    <w:rsid w:val="001B715B"/>
    <w:rsid w:val="001C16CB"/>
    <w:rsid w:val="001C177C"/>
    <w:rsid w:val="001C1864"/>
    <w:rsid w:val="001C1902"/>
    <w:rsid w:val="001C24C3"/>
    <w:rsid w:val="001C2F46"/>
    <w:rsid w:val="001C3D1A"/>
    <w:rsid w:val="001C5270"/>
    <w:rsid w:val="001C74D4"/>
    <w:rsid w:val="001C7B0C"/>
    <w:rsid w:val="001D1B21"/>
    <w:rsid w:val="001D2211"/>
    <w:rsid w:val="001D314C"/>
    <w:rsid w:val="001D4963"/>
    <w:rsid w:val="001D5468"/>
    <w:rsid w:val="001D61FD"/>
    <w:rsid w:val="001E0F4F"/>
    <w:rsid w:val="001E1F6B"/>
    <w:rsid w:val="001E36E5"/>
    <w:rsid w:val="001E3B8E"/>
    <w:rsid w:val="001E55C1"/>
    <w:rsid w:val="001E728C"/>
    <w:rsid w:val="001F073D"/>
    <w:rsid w:val="001F3EBA"/>
    <w:rsid w:val="001F485C"/>
    <w:rsid w:val="001F4AEB"/>
    <w:rsid w:val="001F6B13"/>
    <w:rsid w:val="00201020"/>
    <w:rsid w:val="00202283"/>
    <w:rsid w:val="0020232A"/>
    <w:rsid w:val="0020336E"/>
    <w:rsid w:val="00205E10"/>
    <w:rsid w:val="00213AFB"/>
    <w:rsid w:val="00214307"/>
    <w:rsid w:val="00217900"/>
    <w:rsid w:val="00220726"/>
    <w:rsid w:val="00220A41"/>
    <w:rsid w:val="00221732"/>
    <w:rsid w:val="0023021C"/>
    <w:rsid w:val="002337E6"/>
    <w:rsid w:val="00235478"/>
    <w:rsid w:val="00237162"/>
    <w:rsid w:val="00242DD0"/>
    <w:rsid w:val="002439A7"/>
    <w:rsid w:val="00245F3F"/>
    <w:rsid w:val="002465EA"/>
    <w:rsid w:val="0024708C"/>
    <w:rsid w:val="00256A20"/>
    <w:rsid w:val="002576FC"/>
    <w:rsid w:val="00264C56"/>
    <w:rsid w:val="00265CBC"/>
    <w:rsid w:val="0026769D"/>
    <w:rsid w:val="002676D2"/>
    <w:rsid w:val="00270CA3"/>
    <w:rsid w:val="0027197C"/>
    <w:rsid w:val="00272468"/>
    <w:rsid w:val="00272BA2"/>
    <w:rsid w:val="00274325"/>
    <w:rsid w:val="0027482A"/>
    <w:rsid w:val="002769CC"/>
    <w:rsid w:val="00280544"/>
    <w:rsid w:val="00280A16"/>
    <w:rsid w:val="002810B2"/>
    <w:rsid w:val="0028176D"/>
    <w:rsid w:val="00283501"/>
    <w:rsid w:val="00284272"/>
    <w:rsid w:val="00286F6D"/>
    <w:rsid w:val="00287937"/>
    <w:rsid w:val="00290341"/>
    <w:rsid w:val="00290ABB"/>
    <w:rsid w:val="00291E76"/>
    <w:rsid w:val="002937A1"/>
    <w:rsid w:val="0029579F"/>
    <w:rsid w:val="00297ABD"/>
    <w:rsid w:val="00297F30"/>
    <w:rsid w:val="002A0048"/>
    <w:rsid w:val="002A2A4C"/>
    <w:rsid w:val="002A3C15"/>
    <w:rsid w:val="002A5A7F"/>
    <w:rsid w:val="002A7971"/>
    <w:rsid w:val="002B2E43"/>
    <w:rsid w:val="002B3A62"/>
    <w:rsid w:val="002B5F32"/>
    <w:rsid w:val="002C0D80"/>
    <w:rsid w:val="002C1072"/>
    <w:rsid w:val="002C11A5"/>
    <w:rsid w:val="002C3034"/>
    <w:rsid w:val="002C7841"/>
    <w:rsid w:val="002D2574"/>
    <w:rsid w:val="002D317D"/>
    <w:rsid w:val="002D3267"/>
    <w:rsid w:val="002D5C1A"/>
    <w:rsid w:val="002D752A"/>
    <w:rsid w:val="002D7A45"/>
    <w:rsid w:val="002E11BF"/>
    <w:rsid w:val="002E7311"/>
    <w:rsid w:val="002E7AFF"/>
    <w:rsid w:val="002F1E7D"/>
    <w:rsid w:val="002F4088"/>
    <w:rsid w:val="002F5B2E"/>
    <w:rsid w:val="002F715B"/>
    <w:rsid w:val="002F7EE3"/>
    <w:rsid w:val="0030025F"/>
    <w:rsid w:val="00301F52"/>
    <w:rsid w:val="00303822"/>
    <w:rsid w:val="003039DD"/>
    <w:rsid w:val="003043BF"/>
    <w:rsid w:val="00305CD8"/>
    <w:rsid w:val="00307101"/>
    <w:rsid w:val="00307181"/>
    <w:rsid w:val="0031276C"/>
    <w:rsid w:val="00314383"/>
    <w:rsid w:val="0031535D"/>
    <w:rsid w:val="00316748"/>
    <w:rsid w:val="00317A7A"/>
    <w:rsid w:val="003224A9"/>
    <w:rsid w:val="00324496"/>
    <w:rsid w:val="0032580A"/>
    <w:rsid w:val="00326BC0"/>
    <w:rsid w:val="0033133E"/>
    <w:rsid w:val="00331385"/>
    <w:rsid w:val="00333FE3"/>
    <w:rsid w:val="003355B2"/>
    <w:rsid w:val="003405EE"/>
    <w:rsid w:val="00340CAC"/>
    <w:rsid w:val="003421D7"/>
    <w:rsid w:val="003424F0"/>
    <w:rsid w:val="0034372A"/>
    <w:rsid w:val="00344182"/>
    <w:rsid w:val="00346184"/>
    <w:rsid w:val="00346618"/>
    <w:rsid w:val="003502AB"/>
    <w:rsid w:val="003504DD"/>
    <w:rsid w:val="00350966"/>
    <w:rsid w:val="00350F49"/>
    <w:rsid w:val="00351438"/>
    <w:rsid w:val="003524CA"/>
    <w:rsid w:val="003548FF"/>
    <w:rsid w:val="00354D9C"/>
    <w:rsid w:val="00355401"/>
    <w:rsid w:val="0035722A"/>
    <w:rsid w:val="00361F18"/>
    <w:rsid w:val="00364355"/>
    <w:rsid w:val="00364940"/>
    <w:rsid w:val="00367B2D"/>
    <w:rsid w:val="003701A0"/>
    <w:rsid w:val="00370218"/>
    <w:rsid w:val="00371A9B"/>
    <w:rsid w:val="00374766"/>
    <w:rsid w:val="003768FE"/>
    <w:rsid w:val="0037691E"/>
    <w:rsid w:val="00377525"/>
    <w:rsid w:val="00383064"/>
    <w:rsid w:val="003850FE"/>
    <w:rsid w:val="003853C1"/>
    <w:rsid w:val="00385C7E"/>
    <w:rsid w:val="00386192"/>
    <w:rsid w:val="003866C5"/>
    <w:rsid w:val="00386828"/>
    <w:rsid w:val="003875F2"/>
    <w:rsid w:val="00387724"/>
    <w:rsid w:val="00387DFF"/>
    <w:rsid w:val="0039155D"/>
    <w:rsid w:val="00391DAE"/>
    <w:rsid w:val="003926FF"/>
    <w:rsid w:val="003938A2"/>
    <w:rsid w:val="00394184"/>
    <w:rsid w:val="00394601"/>
    <w:rsid w:val="00394F20"/>
    <w:rsid w:val="00394F59"/>
    <w:rsid w:val="003958CB"/>
    <w:rsid w:val="00396CE7"/>
    <w:rsid w:val="003A2E43"/>
    <w:rsid w:val="003A3521"/>
    <w:rsid w:val="003A4640"/>
    <w:rsid w:val="003A5D1F"/>
    <w:rsid w:val="003B1A6B"/>
    <w:rsid w:val="003B203A"/>
    <w:rsid w:val="003B26DA"/>
    <w:rsid w:val="003B28AF"/>
    <w:rsid w:val="003B4163"/>
    <w:rsid w:val="003B4919"/>
    <w:rsid w:val="003B55BB"/>
    <w:rsid w:val="003C287A"/>
    <w:rsid w:val="003C4715"/>
    <w:rsid w:val="003C4F36"/>
    <w:rsid w:val="003C69A6"/>
    <w:rsid w:val="003C73F5"/>
    <w:rsid w:val="003D05F4"/>
    <w:rsid w:val="003D1F35"/>
    <w:rsid w:val="003D295C"/>
    <w:rsid w:val="003D2ACB"/>
    <w:rsid w:val="003D2B92"/>
    <w:rsid w:val="003D2DA2"/>
    <w:rsid w:val="003D4465"/>
    <w:rsid w:val="003D55AA"/>
    <w:rsid w:val="003D56F4"/>
    <w:rsid w:val="003D5F11"/>
    <w:rsid w:val="003D60B2"/>
    <w:rsid w:val="003D79D4"/>
    <w:rsid w:val="003E1ACC"/>
    <w:rsid w:val="003E3689"/>
    <w:rsid w:val="003E4118"/>
    <w:rsid w:val="003E444E"/>
    <w:rsid w:val="003E521A"/>
    <w:rsid w:val="003E5EB2"/>
    <w:rsid w:val="003E70E8"/>
    <w:rsid w:val="003F0649"/>
    <w:rsid w:val="003F169C"/>
    <w:rsid w:val="003F3F2F"/>
    <w:rsid w:val="003F4D4A"/>
    <w:rsid w:val="003F4EA9"/>
    <w:rsid w:val="003F5885"/>
    <w:rsid w:val="003F665C"/>
    <w:rsid w:val="003F7194"/>
    <w:rsid w:val="003F7CB8"/>
    <w:rsid w:val="0040176F"/>
    <w:rsid w:val="00405DAA"/>
    <w:rsid w:val="004065F1"/>
    <w:rsid w:val="00407E37"/>
    <w:rsid w:val="0041233A"/>
    <w:rsid w:val="004124D7"/>
    <w:rsid w:val="004126E5"/>
    <w:rsid w:val="00412852"/>
    <w:rsid w:val="00412DC9"/>
    <w:rsid w:val="00412F50"/>
    <w:rsid w:val="00417C50"/>
    <w:rsid w:val="0042216E"/>
    <w:rsid w:val="004238C2"/>
    <w:rsid w:val="00423A80"/>
    <w:rsid w:val="00423C23"/>
    <w:rsid w:val="00423D4A"/>
    <w:rsid w:val="00424B35"/>
    <w:rsid w:val="004278B6"/>
    <w:rsid w:val="0043052C"/>
    <w:rsid w:val="004336B6"/>
    <w:rsid w:val="0043405C"/>
    <w:rsid w:val="00437253"/>
    <w:rsid w:val="00440F6B"/>
    <w:rsid w:val="00443BAD"/>
    <w:rsid w:val="00446FBD"/>
    <w:rsid w:val="004509CA"/>
    <w:rsid w:val="004515D4"/>
    <w:rsid w:val="00455063"/>
    <w:rsid w:val="00463287"/>
    <w:rsid w:val="00463477"/>
    <w:rsid w:val="004646BF"/>
    <w:rsid w:val="00464A62"/>
    <w:rsid w:val="00466ED9"/>
    <w:rsid w:val="004700FD"/>
    <w:rsid w:val="00470AB6"/>
    <w:rsid w:val="00471392"/>
    <w:rsid w:val="004752F7"/>
    <w:rsid w:val="00480B65"/>
    <w:rsid w:val="00480DAB"/>
    <w:rsid w:val="00481992"/>
    <w:rsid w:val="0048282C"/>
    <w:rsid w:val="00485DB8"/>
    <w:rsid w:val="0049091B"/>
    <w:rsid w:val="00490A1F"/>
    <w:rsid w:val="00491A9E"/>
    <w:rsid w:val="00492BF9"/>
    <w:rsid w:val="00494931"/>
    <w:rsid w:val="004964F1"/>
    <w:rsid w:val="004A00D5"/>
    <w:rsid w:val="004A1B13"/>
    <w:rsid w:val="004A4D90"/>
    <w:rsid w:val="004A560B"/>
    <w:rsid w:val="004B3910"/>
    <w:rsid w:val="004B4CA6"/>
    <w:rsid w:val="004B50B2"/>
    <w:rsid w:val="004B5108"/>
    <w:rsid w:val="004C0548"/>
    <w:rsid w:val="004C3027"/>
    <w:rsid w:val="004C5FA8"/>
    <w:rsid w:val="004C7A63"/>
    <w:rsid w:val="004D0D66"/>
    <w:rsid w:val="004D199F"/>
    <w:rsid w:val="004D34AE"/>
    <w:rsid w:val="004D4EB7"/>
    <w:rsid w:val="004D79CD"/>
    <w:rsid w:val="004D7DD8"/>
    <w:rsid w:val="004E0048"/>
    <w:rsid w:val="004E0165"/>
    <w:rsid w:val="004E12A0"/>
    <w:rsid w:val="004E3E78"/>
    <w:rsid w:val="004E6908"/>
    <w:rsid w:val="004F0C8E"/>
    <w:rsid w:val="004F2305"/>
    <w:rsid w:val="004F768B"/>
    <w:rsid w:val="0050060F"/>
    <w:rsid w:val="0050567B"/>
    <w:rsid w:val="0050615A"/>
    <w:rsid w:val="00506A86"/>
    <w:rsid w:val="00510BFB"/>
    <w:rsid w:val="0051152C"/>
    <w:rsid w:val="00512A82"/>
    <w:rsid w:val="0051480C"/>
    <w:rsid w:val="00514929"/>
    <w:rsid w:val="00517517"/>
    <w:rsid w:val="005271D5"/>
    <w:rsid w:val="00527EC3"/>
    <w:rsid w:val="00530999"/>
    <w:rsid w:val="005331B0"/>
    <w:rsid w:val="0053397A"/>
    <w:rsid w:val="00534E55"/>
    <w:rsid w:val="00535DBC"/>
    <w:rsid w:val="00537DC1"/>
    <w:rsid w:val="0054130C"/>
    <w:rsid w:val="0054132E"/>
    <w:rsid w:val="005429D7"/>
    <w:rsid w:val="00544866"/>
    <w:rsid w:val="0054559E"/>
    <w:rsid w:val="00546BF6"/>
    <w:rsid w:val="00547C7C"/>
    <w:rsid w:val="005515C9"/>
    <w:rsid w:val="00552534"/>
    <w:rsid w:val="005538E0"/>
    <w:rsid w:val="005541D9"/>
    <w:rsid w:val="00554A60"/>
    <w:rsid w:val="00554DD8"/>
    <w:rsid w:val="00554F08"/>
    <w:rsid w:val="00555B85"/>
    <w:rsid w:val="00557A0F"/>
    <w:rsid w:val="00557D73"/>
    <w:rsid w:val="00561F56"/>
    <w:rsid w:val="00562B4A"/>
    <w:rsid w:val="005646E1"/>
    <w:rsid w:val="00564C4D"/>
    <w:rsid w:val="00565660"/>
    <w:rsid w:val="005719AF"/>
    <w:rsid w:val="00571ED6"/>
    <w:rsid w:val="005732D7"/>
    <w:rsid w:val="00573AAA"/>
    <w:rsid w:val="00573E7C"/>
    <w:rsid w:val="00574C91"/>
    <w:rsid w:val="00575638"/>
    <w:rsid w:val="005765F6"/>
    <w:rsid w:val="00577377"/>
    <w:rsid w:val="005777F2"/>
    <w:rsid w:val="005779B5"/>
    <w:rsid w:val="00577DDA"/>
    <w:rsid w:val="005800A9"/>
    <w:rsid w:val="00582745"/>
    <w:rsid w:val="00583285"/>
    <w:rsid w:val="005855EE"/>
    <w:rsid w:val="00585D1E"/>
    <w:rsid w:val="00590EAB"/>
    <w:rsid w:val="0059155D"/>
    <w:rsid w:val="00593680"/>
    <w:rsid w:val="00597B43"/>
    <w:rsid w:val="005A0FBF"/>
    <w:rsid w:val="005A1062"/>
    <w:rsid w:val="005A34CA"/>
    <w:rsid w:val="005A3FBE"/>
    <w:rsid w:val="005A4490"/>
    <w:rsid w:val="005A4FD1"/>
    <w:rsid w:val="005B3905"/>
    <w:rsid w:val="005B3D2C"/>
    <w:rsid w:val="005B3F46"/>
    <w:rsid w:val="005B535B"/>
    <w:rsid w:val="005B5B58"/>
    <w:rsid w:val="005B6600"/>
    <w:rsid w:val="005B693A"/>
    <w:rsid w:val="005B7286"/>
    <w:rsid w:val="005C0001"/>
    <w:rsid w:val="005C02EF"/>
    <w:rsid w:val="005C0369"/>
    <w:rsid w:val="005C2526"/>
    <w:rsid w:val="005C3444"/>
    <w:rsid w:val="005C37B0"/>
    <w:rsid w:val="005C3C2B"/>
    <w:rsid w:val="005C3CE5"/>
    <w:rsid w:val="005C4241"/>
    <w:rsid w:val="005C44A3"/>
    <w:rsid w:val="005C52A1"/>
    <w:rsid w:val="005C5880"/>
    <w:rsid w:val="005D0755"/>
    <w:rsid w:val="005D3092"/>
    <w:rsid w:val="005D3233"/>
    <w:rsid w:val="005D3B75"/>
    <w:rsid w:val="005D426E"/>
    <w:rsid w:val="005D5B9B"/>
    <w:rsid w:val="005D5F92"/>
    <w:rsid w:val="005D6E7F"/>
    <w:rsid w:val="005D77CC"/>
    <w:rsid w:val="005E086C"/>
    <w:rsid w:val="005E0C39"/>
    <w:rsid w:val="005E2E81"/>
    <w:rsid w:val="005E3500"/>
    <w:rsid w:val="005E57F0"/>
    <w:rsid w:val="005E6FE4"/>
    <w:rsid w:val="005F11C8"/>
    <w:rsid w:val="005F127B"/>
    <w:rsid w:val="005F22C3"/>
    <w:rsid w:val="005F39AB"/>
    <w:rsid w:val="005F3B8A"/>
    <w:rsid w:val="005F4E55"/>
    <w:rsid w:val="00600A1F"/>
    <w:rsid w:val="00600F9D"/>
    <w:rsid w:val="00601C47"/>
    <w:rsid w:val="00604CA6"/>
    <w:rsid w:val="006064E5"/>
    <w:rsid w:val="00607188"/>
    <w:rsid w:val="006114C1"/>
    <w:rsid w:val="00611B4D"/>
    <w:rsid w:val="00612226"/>
    <w:rsid w:val="0061248F"/>
    <w:rsid w:val="00612679"/>
    <w:rsid w:val="0062171A"/>
    <w:rsid w:val="00623BE1"/>
    <w:rsid w:val="00623E9E"/>
    <w:rsid w:val="00624022"/>
    <w:rsid w:val="00624789"/>
    <w:rsid w:val="00624FEF"/>
    <w:rsid w:val="00625338"/>
    <w:rsid w:val="0062582F"/>
    <w:rsid w:val="00625E0E"/>
    <w:rsid w:val="00632810"/>
    <w:rsid w:val="00632DC5"/>
    <w:rsid w:val="00633CC3"/>
    <w:rsid w:val="006348B9"/>
    <w:rsid w:val="00636D63"/>
    <w:rsid w:val="00637D22"/>
    <w:rsid w:val="006401A8"/>
    <w:rsid w:val="0064072E"/>
    <w:rsid w:val="006431F7"/>
    <w:rsid w:val="0064425B"/>
    <w:rsid w:val="0064457B"/>
    <w:rsid w:val="00645B38"/>
    <w:rsid w:val="00646E7A"/>
    <w:rsid w:val="006472D6"/>
    <w:rsid w:val="00650CFD"/>
    <w:rsid w:val="00650D81"/>
    <w:rsid w:val="00654A97"/>
    <w:rsid w:val="00657C39"/>
    <w:rsid w:val="00660694"/>
    <w:rsid w:val="00660BE0"/>
    <w:rsid w:val="0066135D"/>
    <w:rsid w:val="00666D21"/>
    <w:rsid w:val="00670FB8"/>
    <w:rsid w:val="00671BE1"/>
    <w:rsid w:val="00674A9C"/>
    <w:rsid w:val="006761FB"/>
    <w:rsid w:val="00677185"/>
    <w:rsid w:val="006773A9"/>
    <w:rsid w:val="00681EE6"/>
    <w:rsid w:val="00684A6E"/>
    <w:rsid w:val="00686298"/>
    <w:rsid w:val="00695D3A"/>
    <w:rsid w:val="00695E0C"/>
    <w:rsid w:val="00697962"/>
    <w:rsid w:val="006A08B2"/>
    <w:rsid w:val="006A0D57"/>
    <w:rsid w:val="006A19ED"/>
    <w:rsid w:val="006A3FEE"/>
    <w:rsid w:val="006A5A76"/>
    <w:rsid w:val="006A6B2E"/>
    <w:rsid w:val="006A7885"/>
    <w:rsid w:val="006B05B9"/>
    <w:rsid w:val="006B080C"/>
    <w:rsid w:val="006B3CC1"/>
    <w:rsid w:val="006B4D01"/>
    <w:rsid w:val="006B5A7B"/>
    <w:rsid w:val="006C2095"/>
    <w:rsid w:val="006C44CC"/>
    <w:rsid w:val="006C4FE8"/>
    <w:rsid w:val="006C5564"/>
    <w:rsid w:val="006C5F96"/>
    <w:rsid w:val="006C6190"/>
    <w:rsid w:val="006D0513"/>
    <w:rsid w:val="006D0824"/>
    <w:rsid w:val="006D4BEF"/>
    <w:rsid w:val="006D6AC2"/>
    <w:rsid w:val="006D74A4"/>
    <w:rsid w:val="006E0BEF"/>
    <w:rsid w:val="006E12DA"/>
    <w:rsid w:val="006E4388"/>
    <w:rsid w:val="006E5EDA"/>
    <w:rsid w:val="006E5FEE"/>
    <w:rsid w:val="006E6D40"/>
    <w:rsid w:val="006E7880"/>
    <w:rsid w:val="006F08CB"/>
    <w:rsid w:val="006F50C9"/>
    <w:rsid w:val="00701135"/>
    <w:rsid w:val="007011CB"/>
    <w:rsid w:val="0070142F"/>
    <w:rsid w:val="00707A95"/>
    <w:rsid w:val="00710FE0"/>
    <w:rsid w:val="00711710"/>
    <w:rsid w:val="00711A38"/>
    <w:rsid w:val="00712055"/>
    <w:rsid w:val="00712326"/>
    <w:rsid w:val="007124BB"/>
    <w:rsid w:val="00713ABB"/>
    <w:rsid w:val="00713C71"/>
    <w:rsid w:val="00716A9E"/>
    <w:rsid w:val="00720412"/>
    <w:rsid w:val="00721413"/>
    <w:rsid w:val="00721638"/>
    <w:rsid w:val="00721E01"/>
    <w:rsid w:val="00723283"/>
    <w:rsid w:val="007235AB"/>
    <w:rsid w:val="00724C90"/>
    <w:rsid w:val="007261C7"/>
    <w:rsid w:val="007274EE"/>
    <w:rsid w:val="007277A9"/>
    <w:rsid w:val="007304EC"/>
    <w:rsid w:val="00730BBD"/>
    <w:rsid w:val="00733742"/>
    <w:rsid w:val="0073441C"/>
    <w:rsid w:val="00737BE3"/>
    <w:rsid w:val="007402FD"/>
    <w:rsid w:val="007417F2"/>
    <w:rsid w:val="00741CD5"/>
    <w:rsid w:val="00741E7A"/>
    <w:rsid w:val="00742CB4"/>
    <w:rsid w:val="00742E9C"/>
    <w:rsid w:val="00744072"/>
    <w:rsid w:val="00744504"/>
    <w:rsid w:val="00744E4E"/>
    <w:rsid w:val="00745BC3"/>
    <w:rsid w:val="00750E5F"/>
    <w:rsid w:val="00752083"/>
    <w:rsid w:val="00753DA0"/>
    <w:rsid w:val="007548AD"/>
    <w:rsid w:val="00754A8F"/>
    <w:rsid w:val="0075647C"/>
    <w:rsid w:val="007640F6"/>
    <w:rsid w:val="00766A3A"/>
    <w:rsid w:val="00766E4A"/>
    <w:rsid w:val="00773906"/>
    <w:rsid w:val="00774A6D"/>
    <w:rsid w:val="0078046F"/>
    <w:rsid w:val="0078136A"/>
    <w:rsid w:val="007818D9"/>
    <w:rsid w:val="00785C33"/>
    <w:rsid w:val="007900B2"/>
    <w:rsid w:val="00790D07"/>
    <w:rsid w:val="007916B2"/>
    <w:rsid w:val="0079183B"/>
    <w:rsid w:val="00791D28"/>
    <w:rsid w:val="00793D70"/>
    <w:rsid w:val="00794FE3"/>
    <w:rsid w:val="00796FF4"/>
    <w:rsid w:val="007A32A3"/>
    <w:rsid w:val="007A3E72"/>
    <w:rsid w:val="007A647B"/>
    <w:rsid w:val="007A7A09"/>
    <w:rsid w:val="007B2F4C"/>
    <w:rsid w:val="007B3DC0"/>
    <w:rsid w:val="007B490A"/>
    <w:rsid w:val="007B64AD"/>
    <w:rsid w:val="007B66A9"/>
    <w:rsid w:val="007C1BBE"/>
    <w:rsid w:val="007C3A99"/>
    <w:rsid w:val="007C5E4D"/>
    <w:rsid w:val="007C6291"/>
    <w:rsid w:val="007C652B"/>
    <w:rsid w:val="007C6D61"/>
    <w:rsid w:val="007C7A87"/>
    <w:rsid w:val="007D08C7"/>
    <w:rsid w:val="007D0C23"/>
    <w:rsid w:val="007D112B"/>
    <w:rsid w:val="007D4A30"/>
    <w:rsid w:val="007D5460"/>
    <w:rsid w:val="007D5E4C"/>
    <w:rsid w:val="007D5EC0"/>
    <w:rsid w:val="007D7F0F"/>
    <w:rsid w:val="007E1991"/>
    <w:rsid w:val="007E44CF"/>
    <w:rsid w:val="007E5EDF"/>
    <w:rsid w:val="007E73EC"/>
    <w:rsid w:val="007E79D9"/>
    <w:rsid w:val="007E7C55"/>
    <w:rsid w:val="007F1B82"/>
    <w:rsid w:val="007F31D9"/>
    <w:rsid w:val="007F36D0"/>
    <w:rsid w:val="007F406B"/>
    <w:rsid w:val="007F4332"/>
    <w:rsid w:val="007F66ED"/>
    <w:rsid w:val="0080061F"/>
    <w:rsid w:val="00800924"/>
    <w:rsid w:val="008010C0"/>
    <w:rsid w:val="008023D1"/>
    <w:rsid w:val="00803CCC"/>
    <w:rsid w:val="00804EBA"/>
    <w:rsid w:val="00805AD6"/>
    <w:rsid w:val="008109E5"/>
    <w:rsid w:val="00815EBC"/>
    <w:rsid w:val="0081640C"/>
    <w:rsid w:val="00816A70"/>
    <w:rsid w:val="00817DA8"/>
    <w:rsid w:val="00817E51"/>
    <w:rsid w:val="008204E2"/>
    <w:rsid w:val="0082136A"/>
    <w:rsid w:val="00823C80"/>
    <w:rsid w:val="0083143B"/>
    <w:rsid w:val="00832220"/>
    <w:rsid w:val="008322AB"/>
    <w:rsid w:val="0083265E"/>
    <w:rsid w:val="0083349B"/>
    <w:rsid w:val="00833F4A"/>
    <w:rsid w:val="00834851"/>
    <w:rsid w:val="00834B89"/>
    <w:rsid w:val="0084074F"/>
    <w:rsid w:val="0084236A"/>
    <w:rsid w:val="008443A2"/>
    <w:rsid w:val="00845952"/>
    <w:rsid w:val="00847184"/>
    <w:rsid w:val="0085018C"/>
    <w:rsid w:val="00851ACC"/>
    <w:rsid w:val="008538DB"/>
    <w:rsid w:val="00855AC7"/>
    <w:rsid w:val="00860A3A"/>
    <w:rsid w:val="0086110A"/>
    <w:rsid w:val="00861CFF"/>
    <w:rsid w:val="00862252"/>
    <w:rsid w:val="00862C74"/>
    <w:rsid w:val="00865919"/>
    <w:rsid w:val="008663C0"/>
    <w:rsid w:val="008751AC"/>
    <w:rsid w:val="00876D97"/>
    <w:rsid w:val="00877132"/>
    <w:rsid w:val="0087738F"/>
    <w:rsid w:val="00882964"/>
    <w:rsid w:val="0088302A"/>
    <w:rsid w:val="0088417E"/>
    <w:rsid w:val="008876D4"/>
    <w:rsid w:val="00887C70"/>
    <w:rsid w:val="00892D99"/>
    <w:rsid w:val="00896965"/>
    <w:rsid w:val="00897760"/>
    <w:rsid w:val="008A0145"/>
    <w:rsid w:val="008A0684"/>
    <w:rsid w:val="008A0820"/>
    <w:rsid w:val="008A0F14"/>
    <w:rsid w:val="008A6706"/>
    <w:rsid w:val="008B059F"/>
    <w:rsid w:val="008B1118"/>
    <w:rsid w:val="008B1A20"/>
    <w:rsid w:val="008B2089"/>
    <w:rsid w:val="008B4C47"/>
    <w:rsid w:val="008B661D"/>
    <w:rsid w:val="008B6E4A"/>
    <w:rsid w:val="008C2807"/>
    <w:rsid w:val="008C2DF9"/>
    <w:rsid w:val="008C4CAF"/>
    <w:rsid w:val="008C614A"/>
    <w:rsid w:val="008C7D8D"/>
    <w:rsid w:val="008D0692"/>
    <w:rsid w:val="008D0B3F"/>
    <w:rsid w:val="008D0DBB"/>
    <w:rsid w:val="008D271E"/>
    <w:rsid w:val="008D3275"/>
    <w:rsid w:val="008D7806"/>
    <w:rsid w:val="008D7E2F"/>
    <w:rsid w:val="008E0265"/>
    <w:rsid w:val="008E3601"/>
    <w:rsid w:val="008E4730"/>
    <w:rsid w:val="008E4A4A"/>
    <w:rsid w:val="008E6B51"/>
    <w:rsid w:val="008E7D47"/>
    <w:rsid w:val="008F0573"/>
    <w:rsid w:val="008F0B7F"/>
    <w:rsid w:val="008F30FF"/>
    <w:rsid w:val="008F33A2"/>
    <w:rsid w:val="008F4C07"/>
    <w:rsid w:val="008F5527"/>
    <w:rsid w:val="008F587A"/>
    <w:rsid w:val="008F6584"/>
    <w:rsid w:val="0090115F"/>
    <w:rsid w:val="0090251E"/>
    <w:rsid w:val="00902603"/>
    <w:rsid w:val="00906A3A"/>
    <w:rsid w:val="0090735A"/>
    <w:rsid w:val="00910872"/>
    <w:rsid w:val="00912D00"/>
    <w:rsid w:val="009177D1"/>
    <w:rsid w:val="00917DBE"/>
    <w:rsid w:val="0092151A"/>
    <w:rsid w:val="00921951"/>
    <w:rsid w:val="00921D05"/>
    <w:rsid w:val="009226C0"/>
    <w:rsid w:val="00922A7D"/>
    <w:rsid w:val="009239D4"/>
    <w:rsid w:val="00924CFC"/>
    <w:rsid w:val="00925AD1"/>
    <w:rsid w:val="00927181"/>
    <w:rsid w:val="00932916"/>
    <w:rsid w:val="009344F7"/>
    <w:rsid w:val="00935D32"/>
    <w:rsid w:val="0093790A"/>
    <w:rsid w:val="00943547"/>
    <w:rsid w:val="009444ED"/>
    <w:rsid w:val="00944CF8"/>
    <w:rsid w:val="00944FB0"/>
    <w:rsid w:val="0094593D"/>
    <w:rsid w:val="00952BC7"/>
    <w:rsid w:val="009533DA"/>
    <w:rsid w:val="009576F1"/>
    <w:rsid w:val="00961B65"/>
    <w:rsid w:val="00966F80"/>
    <w:rsid w:val="00967617"/>
    <w:rsid w:val="0097003B"/>
    <w:rsid w:val="00972EE5"/>
    <w:rsid w:val="00974394"/>
    <w:rsid w:val="00975503"/>
    <w:rsid w:val="00975D17"/>
    <w:rsid w:val="0097601A"/>
    <w:rsid w:val="00980D8F"/>
    <w:rsid w:val="00980DDA"/>
    <w:rsid w:val="009811E3"/>
    <w:rsid w:val="0098129B"/>
    <w:rsid w:val="00981FA6"/>
    <w:rsid w:val="00982F03"/>
    <w:rsid w:val="00983A57"/>
    <w:rsid w:val="00983CE8"/>
    <w:rsid w:val="00985A23"/>
    <w:rsid w:val="0098675E"/>
    <w:rsid w:val="0099046E"/>
    <w:rsid w:val="00991274"/>
    <w:rsid w:val="0099285B"/>
    <w:rsid w:val="0099460D"/>
    <w:rsid w:val="009958FF"/>
    <w:rsid w:val="0099672A"/>
    <w:rsid w:val="00996C72"/>
    <w:rsid w:val="00997034"/>
    <w:rsid w:val="009979C0"/>
    <w:rsid w:val="00997AD2"/>
    <w:rsid w:val="009A0A54"/>
    <w:rsid w:val="009A3687"/>
    <w:rsid w:val="009A49C5"/>
    <w:rsid w:val="009B1A30"/>
    <w:rsid w:val="009B1E80"/>
    <w:rsid w:val="009B1F13"/>
    <w:rsid w:val="009B377B"/>
    <w:rsid w:val="009B466E"/>
    <w:rsid w:val="009B7021"/>
    <w:rsid w:val="009B70E0"/>
    <w:rsid w:val="009B7478"/>
    <w:rsid w:val="009C0A1B"/>
    <w:rsid w:val="009C32A1"/>
    <w:rsid w:val="009C4CAF"/>
    <w:rsid w:val="009C6E7E"/>
    <w:rsid w:val="009D0BE8"/>
    <w:rsid w:val="009D2B4E"/>
    <w:rsid w:val="009D377E"/>
    <w:rsid w:val="009D3974"/>
    <w:rsid w:val="009D75B4"/>
    <w:rsid w:val="009D7F0E"/>
    <w:rsid w:val="009D7F48"/>
    <w:rsid w:val="009E088D"/>
    <w:rsid w:val="009E20B4"/>
    <w:rsid w:val="009E2974"/>
    <w:rsid w:val="009E35CD"/>
    <w:rsid w:val="009E3D7D"/>
    <w:rsid w:val="009E7656"/>
    <w:rsid w:val="009E7938"/>
    <w:rsid w:val="009E7A0B"/>
    <w:rsid w:val="009F1B06"/>
    <w:rsid w:val="009F35E6"/>
    <w:rsid w:val="009F5EBB"/>
    <w:rsid w:val="00A01265"/>
    <w:rsid w:val="00A02BE4"/>
    <w:rsid w:val="00A032B2"/>
    <w:rsid w:val="00A0516A"/>
    <w:rsid w:val="00A06BFD"/>
    <w:rsid w:val="00A10762"/>
    <w:rsid w:val="00A10D6C"/>
    <w:rsid w:val="00A13441"/>
    <w:rsid w:val="00A16D23"/>
    <w:rsid w:val="00A2099B"/>
    <w:rsid w:val="00A21E16"/>
    <w:rsid w:val="00A23382"/>
    <w:rsid w:val="00A2436A"/>
    <w:rsid w:val="00A24C3D"/>
    <w:rsid w:val="00A30898"/>
    <w:rsid w:val="00A31389"/>
    <w:rsid w:val="00A32430"/>
    <w:rsid w:val="00A33A1D"/>
    <w:rsid w:val="00A34CA9"/>
    <w:rsid w:val="00A36D34"/>
    <w:rsid w:val="00A36E40"/>
    <w:rsid w:val="00A43E83"/>
    <w:rsid w:val="00A45C0A"/>
    <w:rsid w:val="00A4719E"/>
    <w:rsid w:val="00A50B16"/>
    <w:rsid w:val="00A519A3"/>
    <w:rsid w:val="00A51B23"/>
    <w:rsid w:val="00A52057"/>
    <w:rsid w:val="00A541FE"/>
    <w:rsid w:val="00A55A51"/>
    <w:rsid w:val="00A61F05"/>
    <w:rsid w:val="00A6211D"/>
    <w:rsid w:val="00A62B84"/>
    <w:rsid w:val="00A6597B"/>
    <w:rsid w:val="00A65ABE"/>
    <w:rsid w:val="00A677DD"/>
    <w:rsid w:val="00A7147E"/>
    <w:rsid w:val="00A72FA5"/>
    <w:rsid w:val="00A72FC2"/>
    <w:rsid w:val="00A7326C"/>
    <w:rsid w:val="00A74B1C"/>
    <w:rsid w:val="00A74D80"/>
    <w:rsid w:val="00A75B90"/>
    <w:rsid w:val="00A81255"/>
    <w:rsid w:val="00A81272"/>
    <w:rsid w:val="00A83A63"/>
    <w:rsid w:val="00A8653A"/>
    <w:rsid w:val="00A86EFA"/>
    <w:rsid w:val="00A90A97"/>
    <w:rsid w:val="00A90BE5"/>
    <w:rsid w:val="00A91292"/>
    <w:rsid w:val="00A92B43"/>
    <w:rsid w:val="00A93B11"/>
    <w:rsid w:val="00A94D05"/>
    <w:rsid w:val="00A97AB1"/>
    <w:rsid w:val="00AA06EF"/>
    <w:rsid w:val="00AA06F3"/>
    <w:rsid w:val="00AA3C48"/>
    <w:rsid w:val="00AA4D5A"/>
    <w:rsid w:val="00AA56B8"/>
    <w:rsid w:val="00AA6C82"/>
    <w:rsid w:val="00AA751E"/>
    <w:rsid w:val="00AA7EBB"/>
    <w:rsid w:val="00AB08D2"/>
    <w:rsid w:val="00AB0C97"/>
    <w:rsid w:val="00AB1478"/>
    <w:rsid w:val="00AB1C75"/>
    <w:rsid w:val="00AB3A24"/>
    <w:rsid w:val="00AB5FCF"/>
    <w:rsid w:val="00AB65BD"/>
    <w:rsid w:val="00AB7487"/>
    <w:rsid w:val="00AB7CAA"/>
    <w:rsid w:val="00AC13CC"/>
    <w:rsid w:val="00AC29A2"/>
    <w:rsid w:val="00AC3065"/>
    <w:rsid w:val="00AC4856"/>
    <w:rsid w:val="00AC4C16"/>
    <w:rsid w:val="00AC5FAD"/>
    <w:rsid w:val="00AC7E4B"/>
    <w:rsid w:val="00AD0D9D"/>
    <w:rsid w:val="00AD43AD"/>
    <w:rsid w:val="00AE0AE9"/>
    <w:rsid w:val="00AE1BA8"/>
    <w:rsid w:val="00AE2463"/>
    <w:rsid w:val="00AE2B4B"/>
    <w:rsid w:val="00AE2D2C"/>
    <w:rsid w:val="00AE486C"/>
    <w:rsid w:val="00AE5636"/>
    <w:rsid w:val="00AF047A"/>
    <w:rsid w:val="00AF5C21"/>
    <w:rsid w:val="00AF6692"/>
    <w:rsid w:val="00AF77D1"/>
    <w:rsid w:val="00B005D8"/>
    <w:rsid w:val="00B011E5"/>
    <w:rsid w:val="00B01992"/>
    <w:rsid w:val="00B02619"/>
    <w:rsid w:val="00B035E4"/>
    <w:rsid w:val="00B03E42"/>
    <w:rsid w:val="00B04A38"/>
    <w:rsid w:val="00B06BB3"/>
    <w:rsid w:val="00B124F4"/>
    <w:rsid w:val="00B13B8B"/>
    <w:rsid w:val="00B142B6"/>
    <w:rsid w:val="00B16BE7"/>
    <w:rsid w:val="00B20185"/>
    <w:rsid w:val="00B20A22"/>
    <w:rsid w:val="00B211F1"/>
    <w:rsid w:val="00B233DB"/>
    <w:rsid w:val="00B317D9"/>
    <w:rsid w:val="00B319B5"/>
    <w:rsid w:val="00B33AEF"/>
    <w:rsid w:val="00B34075"/>
    <w:rsid w:val="00B342E8"/>
    <w:rsid w:val="00B36BB4"/>
    <w:rsid w:val="00B3796C"/>
    <w:rsid w:val="00B414D1"/>
    <w:rsid w:val="00B41AA2"/>
    <w:rsid w:val="00B423AA"/>
    <w:rsid w:val="00B44362"/>
    <w:rsid w:val="00B4461A"/>
    <w:rsid w:val="00B44F80"/>
    <w:rsid w:val="00B46648"/>
    <w:rsid w:val="00B529EF"/>
    <w:rsid w:val="00B52C02"/>
    <w:rsid w:val="00B537BD"/>
    <w:rsid w:val="00B54CC4"/>
    <w:rsid w:val="00B54DAB"/>
    <w:rsid w:val="00B55AFC"/>
    <w:rsid w:val="00B60E07"/>
    <w:rsid w:val="00B61C88"/>
    <w:rsid w:val="00B62EC5"/>
    <w:rsid w:val="00B645A1"/>
    <w:rsid w:val="00B64735"/>
    <w:rsid w:val="00B64F86"/>
    <w:rsid w:val="00B731B5"/>
    <w:rsid w:val="00B747DF"/>
    <w:rsid w:val="00B762A9"/>
    <w:rsid w:val="00B8034E"/>
    <w:rsid w:val="00B80DE7"/>
    <w:rsid w:val="00B85F55"/>
    <w:rsid w:val="00B863BA"/>
    <w:rsid w:val="00B87F37"/>
    <w:rsid w:val="00B910D9"/>
    <w:rsid w:val="00B92183"/>
    <w:rsid w:val="00B9397C"/>
    <w:rsid w:val="00B945FC"/>
    <w:rsid w:val="00B962E4"/>
    <w:rsid w:val="00B9657A"/>
    <w:rsid w:val="00B96AE2"/>
    <w:rsid w:val="00B97017"/>
    <w:rsid w:val="00B9798B"/>
    <w:rsid w:val="00BA2947"/>
    <w:rsid w:val="00BA4250"/>
    <w:rsid w:val="00BA48A8"/>
    <w:rsid w:val="00BA568F"/>
    <w:rsid w:val="00BA56A5"/>
    <w:rsid w:val="00BA6661"/>
    <w:rsid w:val="00BA66E2"/>
    <w:rsid w:val="00BA77FE"/>
    <w:rsid w:val="00BB0CE2"/>
    <w:rsid w:val="00BB2CFC"/>
    <w:rsid w:val="00BB2E59"/>
    <w:rsid w:val="00BC19B4"/>
    <w:rsid w:val="00BC28EF"/>
    <w:rsid w:val="00BC5517"/>
    <w:rsid w:val="00BD00EA"/>
    <w:rsid w:val="00BD5A88"/>
    <w:rsid w:val="00BD64B1"/>
    <w:rsid w:val="00BE0A51"/>
    <w:rsid w:val="00BE45E3"/>
    <w:rsid w:val="00BF1417"/>
    <w:rsid w:val="00BF1925"/>
    <w:rsid w:val="00BF44AF"/>
    <w:rsid w:val="00BF73F2"/>
    <w:rsid w:val="00BF7E64"/>
    <w:rsid w:val="00C021F1"/>
    <w:rsid w:val="00C0294E"/>
    <w:rsid w:val="00C0418E"/>
    <w:rsid w:val="00C05336"/>
    <w:rsid w:val="00C05885"/>
    <w:rsid w:val="00C066FA"/>
    <w:rsid w:val="00C06FA6"/>
    <w:rsid w:val="00C070D3"/>
    <w:rsid w:val="00C0755C"/>
    <w:rsid w:val="00C07A81"/>
    <w:rsid w:val="00C12231"/>
    <w:rsid w:val="00C12693"/>
    <w:rsid w:val="00C13A1A"/>
    <w:rsid w:val="00C15CFE"/>
    <w:rsid w:val="00C1632A"/>
    <w:rsid w:val="00C20D7B"/>
    <w:rsid w:val="00C227EF"/>
    <w:rsid w:val="00C23E7B"/>
    <w:rsid w:val="00C259DF"/>
    <w:rsid w:val="00C27550"/>
    <w:rsid w:val="00C30ED3"/>
    <w:rsid w:val="00C335D6"/>
    <w:rsid w:val="00C34449"/>
    <w:rsid w:val="00C3608D"/>
    <w:rsid w:val="00C405A7"/>
    <w:rsid w:val="00C40ABB"/>
    <w:rsid w:val="00C42F0C"/>
    <w:rsid w:val="00C44056"/>
    <w:rsid w:val="00C452F8"/>
    <w:rsid w:val="00C50066"/>
    <w:rsid w:val="00C5010A"/>
    <w:rsid w:val="00C52DBF"/>
    <w:rsid w:val="00C53EC0"/>
    <w:rsid w:val="00C55899"/>
    <w:rsid w:val="00C55FB2"/>
    <w:rsid w:val="00C5616E"/>
    <w:rsid w:val="00C564DB"/>
    <w:rsid w:val="00C56D07"/>
    <w:rsid w:val="00C60187"/>
    <w:rsid w:val="00C62131"/>
    <w:rsid w:val="00C632E7"/>
    <w:rsid w:val="00C65548"/>
    <w:rsid w:val="00C67676"/>
    <w:rsid w:val="00C7039D"/>
    <w:rsid w:val="00C810F7"/>
    <w:rsid w:val="00C81909"/>
    <w:rsid w:val="00C83D9E"/>
    <w:rsid w:val="00C84E26"/>
    <w:rsid w:val="00C8538D"/>
    <w:rsid w:val="00C87600"/>
    <w:rsid w:val="00C90AD9"/>
    <w:rsid w:val="00C91D5B"/>
    <w:rsid w:val="00C94A1C"/>
    <w:rsid w:val="00C953AE"/>
    <w:rsid w:val="00C96174"/>
    <w:rsid w:val="00CA027A"/>
    <w:rsid w:val="00CA0D88"/>
    <w:rsid w:val="00CA2479"/>
    <w:rsid w:val="00CA29AB"/>
    <w:rsid w:val="00CA2ADC"/>
    <w:rsid w:val="00CA3717"/>
    <w:rsid w:val="00CA40AD"/>
    <w:rsid w:val="00CA5038"/>
    <w:rsid w:val="00CB3A34"/>
    <w:rsid w:val="00CB43F6"/>
    <w:rsid w:val="00CB56A2"/>
    <w:rsid w:val="00CB7928"/>
    <w:rsid w:val="00CC2ADE"/>
    <w:rsid w:val="00CC49A0"/>
    <w:rsid w:val="00CC653B"/>
    <w:rsid w:val="00CD014F"/>
    <w:rsid w:val="00CD05E1"/>
    <w:rsid w:val="00CD1A6F"/>
    <w:rsid w:val="00CD4A39"/>
    <w:rsid w:val="00CD4D5B"/>
    <w:rsid w:val="00CD51D7"/>
    <w:rsid w:val="00CD6060"/>
    <w:rsid w:val="00CE055B"/>
    <w:rsid w:val="00CE4760"/>
    <w:rsid w:val="00CF2DF0"/>
    <w:rsid w:val="00CF3470"/>
    <w:rsid w:val="00CF3CE8"/>
    <w:rsid w:val="00CF47C9"/>
    <w:rsid w:val="00CF4F8A"/>
    <w:rsid w:val="00CF7EF6"/>
    <w:rsid w:val="00D005F0"/>
    <w:rsid w:val="00D01173"/>
    <w:rsid w:val="00D03F4D"/>
    <w:rsid w:val="00D069CD"/>
    <w:rsid w:val="00D06D32"/>
    <w:rsid w:val="00D07F26"/>
    <w:rsid w:val="00D10A8F"/>
    <w:rsid w:val="00D16A23"/>
    <w:rsid w:val="00D175EF"/>
    <w:rsid w:val="00D21137"/>
    <w:rsid w:val="00D21EA5"/>
    <w:rsid w:val="00D22C2B"/>
    <w:rsid w:val="00D23D07"/>
    <w:rsid w:val="00D24265"/>
    <w:rsid w:val="00D24419"/>
    <w:rsid w:val="00D25A40"/>
    <w:rsid w:val="00D25C3B"/>
    <w:rsid w:val="00D26BB0"/>
    <w:rsid w:val="00D30FE0"/>
    <w:rsid w:val="00D326A3"/>
    <w:rsid w:val="00D346F7"/>
    <w:rsid w:val="00D366BE"/>
    <w:rsid w:val="00D4010B"/>
    <w:rsid w:val="00D4044A"/>
    <w:rsid w:val="00D4049D"/>
    <w:rsid w:val="00D4175D"/>
    <w:rsid w:val="00D4249F"/>
    <w:rsid w:val="00D4305C"/>
    <w:rsid w:val="00D439A6"/>
    <w:rsid w:val="00D4439A"/>
    <w:rsid w:val="00D472A7"/>
    <w:rsid w:val="00D5112A"/>
    <w:rsid w:val="00D51A20"/>
    <w:rsid w:val="00D5308D"/>
    <w:rsid w:val="00D54334"/>
    <w:rsid w:val="00D62C13"/>
    <w:rsid w:val="00D64D94"/>
    <w:rsid w:val="00D657A1"/>
    <w:rsid w:val="00D67345"/>
    <w:rsid w:val="00D67A34"/>
    <w:rsid w:val="00D67B74"/>
    <w:rsid w:val="00D70E27"/>
    <w:rsid w:val="00D73120"/>
    <w:rsid w:val="00D775F2"/>
    <w:rsid w:val="00D80F4A"/>
    <w:rsid w:val="00D82E67"/>
    <w:rsid w:val="00D83B30"/>
    <w:rsid w:val="00D8471F"/>
    <w:rsid w:val="00D85D0A"/>
    <w:rsid w:val="00D86641"/>
    <w:rsid w:val="00D86A32"/>
    <w:rsid w:val="00D87DC0"/>
    <w:rsid w:val="00D90D25"/>
    <w:rsid w:val="00D93991"/>
    <w:rsid w:val="00D95F35"/>
    <w:rsid w:val="00D97DBD"/>
    <w:rsid w:val="00DA0A84"/>
    <w:rsid w:val="00DA12A0"/>
    <w:rsid w:val="00DA2005"/>
    <w:rsid w:val="00DA3070"/>
    <w:rsid w:val="00DA3415"/>
    <w:rsid w:val="00DA5EEF"/>
    <w:rsid w:val="00DB09A5"/>
    <w:rsid w:val="00DB6E01"/>
    <w:rsid w:val="00DB6F7A"/>
    <w:rsid w:val="00DB7D9B"/>
    <w:rsid w:val="00DC0881"/>
    <w:rsid w:val="00DC0CB1"/>
    <w:rsid w:val="00DC2652"/>
    <w:rsid w:val="00DC2A0C"/>
    <w:rsid w:val="00DC552E"/>
    <w:rsid w:val="00DC6898"/>
    <w:rsid w:val="00DD0D53"/>
    <w:rsid w:val="00DD0D69"/>
    <w:rsid w:val="00DD1DB6"/>
    <w:rsid w:val="00DD317C"/>
    <w:rsid w:val="00DD3206"/>
    <w:rsid w:val="00DD3AD4"/>
    <w:rsid w:val="00DD3EEE"/>
    <w:rsid w:val="00DD4440"/>
    <w:rsid w:val="00DE485A"/>
    <w:rsid w:val="00DE4D50"/>
    <w:rsid w:val="00DE7F8C"/>
    <w:rsid w:val="00DF1B60"/>
    <w:rsid w:val="00DF231E"/>
    <w:rsid w:val="00DF2CC0"/>
    <w:rsid w:val="00DF56DF"/>
    <w:rsid w:val="00DF6C49"/>
    <w:rsid w:val="00DF7E06"/>
    <w:rsid w:val="00E0010D"/>
    <w:rsid w:val="00E002B6"/>
    <w:rsid w:val="00E02BA7"/>
    <w:rsid w:val="00E04FF8"/>
    <w:rsid w:val="00E13C27"/>
    <w:rsid w:val="00E151BF"/>
    <w:rsid w:val="00E203C4"/>
    <w:rsid w:val="00E22CEC"/>
    <w:rsid w:val="00E2528F"/>
    <w:rsid w:val="00E3187C"/>
    <w:rsid w:val="00E33505"/>
    <w:rsid w:val="00E33809"/>
    <w:rsid w:val="00E34820"/>
    <w:rsid w:val="00E34F44"/>
    <w:rsid w:val="00E3716D"/>
    <w:rsid w:val="00E4017F"/>
    <w:rsid w:val="00E4042B"/>
    <w:rsid w:val="00E4452E"/>
    <w:rsid w:val="00E45FD8"/>
    <w:rsid w:val="00E461DF"/>
    <w:rsid w:val="00E4646F"/>
    <w:rsid w:val="00E4686A"/>
    <w:rsid w:val="00E4714B"/>
    <w:rsid w:val="00E50BCC"/>
    <w:rsid w:val="00E533DD"/>
    <w:rsid w:val="00E53828"/>
    <w:rsid w:val="00E539EF"/>
    <w:rsid w:val="00E53A87"/>
    <w:rsid w:val="00E55832"/>
    <w:rsid w:val="00E5772B"/>
    <w:rsid w:val="00E57A91"/>
    <w:rsid w:val="00E61583"/>
    <w:rsid w:val="00E63E25"/>
    <w:rsid w:val="00E659E1"/>
    <w:rsid w:val="00E6621F"/>
    <w:rsid w:val="00E67EAE"/>
    <w:rsid w:val="00E752C8"/>
    <w:rsid w:val="00E754EA"/>
    <w:rsid w:val="00E7579E"/>
    <w:rsid w:val="00E76428"/>
    <w:rsid w:val="00E77C75"/>
    <w:rsid w:val="00E828F0"/>
    <w:rsid w:val="00E82913"/>
    <w:rsid w:val="00E86A2F"/>
    <w:rsid w:val="00E87460"/>
    <w:rsid w:val="00E87D14"/>
    <w:rsid w:val="00E90AA5"/>
    <w:rsid w:val="00E90C6B"/>
    <w:rsid w:val="00E91AD1"/>
    <w:rsid w:val="00E91BE5"/>
    <w:rsid w:val="00E9414B"/>
    <w:rsid w:val="00E96430"/>
    <w:rsid w:val="00E97924"/>
    <w:rsid w:val="00EA1587"/>
    <w:rsid w:val="00EA17F4"/>
    <w:rsid w:val="00EA24CF"/>
    <w:rsid w:val="00EB1262"/>
    <w:rsid w:val="00EB1C1D"/>
    <w:rsid w:val="00EB1CD0"/>
    <w:rsid w:val="00EC1D4F"/>
    <w:rsid w:val="00EC3141"/>
    <w:rsid w:val="00ED1B9F"/>
    <w:rsid w:val="00ED30BD"/>
    <w:rsid w:val="00ED3546"/>
    <w:rsid w:val="00ED35B0"/>
    <w:rsid w:val="00ED61FB"/>
    <w:rsid w:val="00EE0AFD"/>
    <w:rsid w:val="00EE2A8C"/>
    <w:rsid w:val="00EE2E08"/>
    <w:rsid w:val="00EE567E"/>
    <w:rsid w:val="00EE5EE5"/>
    <w:rsid w:val="00EE697F"/>
    <w:rsid w:val="00EE76F6"/>
    <w:rsid w:val="00EF05F4"/>
    <w:rsid w:val="00EF0CF2"/>
    <w:rsid w:val="00F000B6"/>
    <w:rsid w:val="00F003BB"/>
    <w:rsid w:val="00F04896"/>
    <w:rsid w:val="00F11101"/>
    <w:rsid w:val="00F115EA"/>
    <w:rsid w:val="00F131A8"/>
    <w:rsid w:val="00F14B57"/>
    <w:rsid w:val="00F154A1"/>
    <w:rsid w:val="00F16539"/>
    <w:rsid w:val="00F17563"/>
    <w:rsid w:val="00F22514"/>
    <w:rsid w:val="00F24685"/>
    <w:rsid w:val="00F25237"/>
    <w:rsid w:val="00F30C80"/>
    <w:rsid w:val="00F30F66"/>
    <w:rsid w:val="00F32138"/>
    <w:rsid w:val="00F336E3"/>
    <w:rsid w:val="00F33FC8"/>
    <w:rsid w:val="00F34277"/>
    <w:rsid w:val="00F352B7"/>
    <w:rsid w:val="00F36305"/>
    <w:rsid w:val="00F41D71"/>
    <w:rsid w:val="00F421AE"/>
    <w:rsid w:val="00F42994"/>
    <w:rsid w:val="00F45D22"/>
    <w:rsid w:val="00F46E5D"/>
    <w:rsid w:val="00F47200"/>
    <w:rsid w:val="00F52DC5"/>
    <w:rsid w:val="00F52E72"/>
    <w:rsid w:val="00F52E88"/>
    <w:rsid w:val="00F53665"/>
    <w:rsid w:val="00F579EC"/>
    <w:rsid w:val="00F60628"/>
    <w:rsid w:val="00F64A7E"/>
    <w:rsid w:val="00F66EA7"/>
    <w:rsid w:val="00F7087B"/>
    <w:rsid w:val="00F716DB"/>
    <w:rsid w:val="00F72AC6"/>
    <w:rsid w:val="00F74480"/>
    <w:rsid w:val="00F74BB8"/>
    <w:rsid w:val="00F74D9C"/>
    <w:rsid w:val="00F75043"/>
    <w:rsid w:val="00F76EBA"/>
    <w:rsid w:val="00F7706B"/>
    <w:rsid w:val="00F77095"/>
    <w:rsid w:val="00F80C95"/>
    <w:rsid w:val="00F80DC5"/>
    <w:rsid w:val="00F8614A"/>
    <w:rsid w:val="00F932BD"/>
    <w:rsid w:val="00F940B8"/>
    <w:rsid w:val="00F9626B"/>
    <w:rsid w:val="00FA23A2"/>
    <w:rsid w:val="00FA4815"/>
    <w:rsid w:val="00FA5AF5"/>
    <w:rsid w:val="00FA6D1E"/>
    <w:rsid w:val="00FB612B"/>
    <w:rsid w:val="00FC07B0"/>
    <w:rsid w:val="00FC08E8"/>
    <w:rsid w:val="00FC18C6"/>
    <w:rsid w:val="00FC3363"/>
    <w:rsid w:val="00FC4419"/>
    <w:rsid w:val="00FC51A6"/>
    <w:rsid w:val="00FC5C5A"/>
    <w:rsid w:val="00FC6172"/>
    <w:rsid w:val="00FC72B8"/>
    <w:rsid w:val="00FD1244"/>
    <w:rsid w:val="00FD4CD1"/>
    <w:rsid w:val="00FD51D6"/>
    <w:rsid w:val="00FD6222"/>
    <w:rsid w:val="00FD73A7"/>
    <w:rsid w:val="00FD7841"/>
    <w:rsid w:val="00FE0C2F"/>
    <w:rsid w:val="00FE1486"/>
    <w:rsid w:val="00FE25FB"/>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69AEDBAD-0B21-42C2-A9B5-9B76CE57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 w:type="paragraph" w:styleId="Textonotapie">
    <w:name w:val="footnote text"/>
    <w:basedOn w:val="Normal"/>
    <w:link w:val="TextonotapieCar"/>
    <w:uiPriority w:val="99"/>
    <w:semiHidden/>
    <w:unhideWhenUsed/>
    <w:rsid w:val="00B005D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05D8"/>
    <w:rPr>
      <w:rFonts w:ascii="Times New Roman" w:hAnsi="Times New Roman"/>
      <w:sz w:val="20"/>
      <w:szCs w:val="20"/>
    </w:rPr>
  </w:style>
  <w:style w:type="character" w:styleId="Refdenotaalpie">
    <w:name w:val="footnote reference"/>
    <w:basedOn w:val="Fuentedeprrafopredeter"/>
    <w:uiPriority w:val="99"/>
    <w:semiHidden/>
    <w:unhideWhenUsed/>
    <w:rsid w:val="00B005D8"/>
    <w:rPr>
      <w:vertAlign w:val="superscript"/>
    </w:rPr>
  </w:style>
  <w:style w:type="character" w:styleId="Referenciasutil">
    <w:name w:val="Subtle Reference"/>
    <w:basedOn w:val="Fuentedeprrafopredeter"/>
    <w:uiPriority w:val="31"/>
    <w:qFormat/>
    <w:rsid w:val="000825C3"/>
    <w:rPr>
      <w:smallCaps/>
      <w:color w:val="5A5A5A" w:themeColor="text1" w:themeTint="A5"/>
    </w:rPr>
  </w:style>
  <w:style w:type="character" w:styleId="nfasissutil">
    <w:name w:val="Subtle Emphasis"/>
    <w:basedOn w:val="Fuentedeprrafopredeter"/>
    <w:uiPriority w:val="19"/>
    <w:qFormat/>
    <w:rsid w:val="000825C3"/>
    <w:rPr>
      <w:i/>
      <w:iCs/>
      <w:color w:val="404040" w:themeColor="text1" w:themeTint="BF"/>
    </w:rPr>
  </w:style>
  <w:style w:type="paragraph" w:styleId="Puesto">
    <w:name w:val="Title"/>
    <w:basedOn w:val="Normal"/>
    <w:next w:val="Normal"/>
    <w:link w:val="PuestoCar"/>
    <w:uiPriority w:val="10"/>
    <w:qFormat/>
    <w:rsid w:val="004B50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B50B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8891">
      <w:bodyDiv w:val="1"/>
      <w:marLeft w:val="0"/>
      <w:marRight w:val="0"/>
      <w:marTop w:val="0"/>
      <w:marBottom w:val="0"/>
      <w:divBdr>
        <w:top w:val="none" w:sz="0" w:space="0" w:color="auto"/>
        <w:left w:val="none" w:sz="0" w:space="0" w:color="auto"/>
        <w:bottom w:val="none" w:sz="0" w:space="0" w:color="auto"/>
        <w:right w:val="none" w:sz="0" w:space="0" w:color="auto"/>
      </w:divBdr>
    </w:div>
    <w:div w:id="7216872">
      <w:bodyDiv w:val="1"/>
      <w:marLeft w:val="0"/>
      <w:marRight w:val="0"/>
      <w:marTop w:val="0"/>
      <w:marBottom w:val="0"/>
      <w:divBdr>
        <w:top w:val="none" w:sz="0" w:space="0" w:color="auto"/>
        <w:left w:val="none" w:sz="0" w:space="0" w:color="auto"/>
        <w:bottom w:val="none" w:sz="0" w:space="0" w:color="auto"/>
        <w:right w:val="none" w:sz="0" w:space="0" w:color="auto"/>
      </w:divBdr>
    </w:div>
    <w:div w:id="12265634">
      <w:bodyDiv w:val="1"/>
      <w:marLeft w:val="0"/>
      <w:marRight w:val="0"/>
      <w:marTop w:val="0"/>
      <w:marBottom w:val="0"/>
      <w:divBdr>
        <w:top w:val="none" w:sz="0" w:space="0" w:color="auto"/>
        <w:left w:val="none" w:sz="0" w:space="0" w:color="auto"/>
        <w:bottom w:val="none" w:sz="0" w:space="0" w:color="auto"/>
        <w:right w:val="none" w:sz="0" w:space="0" w:color="auto"/>
      </w:divBdr>
    </w:div>
    <w:div w:id="19820293">
      <w:bodyDiv w:val="1"/>
      <w:marLeft w:val="0"/>
      <w:marRight w:val="0"/>
      <w:marTop w:val="0"/>
      <w:marBottom w:val="0"/>
      <w:divBdr>
        <w:top w:val="none" w:sz="0" w:space="0" w:color="auto"/>
        <w:left w:val="none" w:sz="0" w:space="0" w:color="auto"/>
        <w:bottom w:val="none" w:sz="0" w:space="0" w:color="auto"/>
        <w:right w:val="none" w:sz="0" w:space="0" w:color="auto"/>
      </w:divBdr>
    </w:div>
    <w:div w:id="25568381">
      <w:bodyDiv w:val="1"/>
      <w:marLeft w:val="0"/>
      <w:marRight w:val="0"/>
      <w:marTop w:val="0"/>
      <w:marBottom w:val="0"/>
      <w:divBdr>
        <w:top w:val="none" w:sz="0" w:space="0" w:color="auto"/>
        <w:left w:val="none" w:sz="0" w:space="0" w:color="auto"/>
        <w:bottom w:val="none" w:sz="0" w:space="0" w:color="auto"/>
        <w:right w:val="none" w:sz="0" w:space="0" w:color="auto"/>
      </w:divBdr>
    </w:div>
    <w:div w:id="30502937">
      <w:bodyDiv w:val="1"/>
      <w:marLeft w:val="0"/>
      <w:marRight w:val="0"/>
      <w:marTop w:val="0"/>
      <w:marBottom w:val="0"/>
      <w:divBdr>
        <w:top w:val="none" w:sz="0" w:space="0" w:color="auto"/>
        <w:left w:val="none" w:sz="0" w:space="0" w:color="auto"/>
        <w:bottom w:val="none" w:sz="0" w:space="0" w:color="auto"/>
        <w:right w:val="none" w:sz="0" w:space="0" w:color="auto"/>
      </w:divBdr>
    </w:div>
    <w:div w:id="35979438">
      <w:bodyDiv w:val="1"/>
      <w:marLeft w:val="0"/>
      <w:marRight w:val="0"/>
      <w:marTop w:val="0"/>
      <w:marBottom w:val="0"/>
      <w:divBdr>
        <w:top w:val="none" w:sz="0" w:space="0" w:color="auto"/>
        <w:left w:val="none" w:sz="0" w:space="0" w:color="auto"/>
        <w:bottom w:val="none" w:sz="0" w:space="0" w:color="auto"/>
        <w:right w:val="none" w:sz="0" w:space="0" w:color="auto"/>
      </w:divBdr>
    </w:div>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39788812">
      <w:bodyDiv w:val="1"/>
      <w:marLeft w:val="0"/>
      <w:marRight w:val="0"/>
      <w:marTop w:val="0"/>
      <w:marBottom w:val="0"/>
      <w:divBdr>
        <w:top w:val="none" w:sz="0" w:space="0" w:color="auto"/>
        <w:left w:val="none" w:sz="0" w:space="0" w:color="auto"/>
        <w:bottom w:val="none" w:sz="0" w:space="0" w:color="auto"/>
        <w:right w:val="none" w:sz="0" w:space="0" w:color="auto"/>
      </w:divBdr>
    </w:div>
    <w:div w:id="40445875">
      <w:bodyDiv w:val="1"/>
      <w:marLeft w:val="0"/>
      <w:marRight w:val="0"/>
      <w:marTop w:val="0"/>
      <w:marBottom w:val="0"/>
      <w:divBdr>
        <w:top w:val="none" w:sz="0" w:space="0" w:color="auto"/>
        <w:left w:val="none" w:sz="0" w:space="0" w:color="auto"/>
        <w:bottom w:val="none" w:sz="0" w:space="0" w:color="auto"/>
        <w:right w:val="none" w:sz="0" w:space="0" w:color="auto"/>
      </w:divBdr>
    </w:div>
    <w:div w:id="41486402">
      <w:bodyDiv w:val="1"/>
      <w:marLeft w:val="0"/>
      <w:marRight w:val="0"/>
      <w:marTop w:val="0"/>
      <w:marBottom w:val="0"/>
      <w:divBdr>
        <w:top w:val="none" w:sz="0" w:space="0" w:color="auto"/>
        <w:left w:val="none" w:sz="0" w:space="0" w:color="auto"/>
        <w:bottom w:val="none" w:sz="0" w:space="0" w:color="auto"/>
        <w:right w:val="none" w:sz="0" w:space="0" w:color="auto"/>
      </w:divBdr>
    </w:div>
    <w:div w:id="50350518">
      <w:bodyDiv w:val="1"/>
      <w:marLeft w:val="0"/>
      <w:marRight w:val="0"/>
      <w:marTop w:val="0"/>
      <w:marBottom w:val="0"/>
      <w:divBdr>
        <w:top w:val="none" w:sz="0" w:space="0" w:color="auto"/>
        <w:left w:val="none" w:sz="0" w:space="0" w:color="auto"/>
        <w:bottom w:val="none" w:sz="0" w:space="0" w:color="auto"/>
        <w:right w:val="none" w:sz="0" w:space="0" w:color="auto"/>
      </w:divBdr>
    </w:div>
    <w:div w:id="54163117">
      <w:bodyDiv w:val="1"/>
      <w:marLeft w:val="0"/>
      <w:marRight w:val="0"/>
      <w:marTop w:val="0"/>
      <w:marBottom w:val="0"/>
      <w:divBdr>
        <w:top w:val="none" w:sz="0" w:space="0" w:color="auto"/>
        <w:left w:val="none" w:sz="0" w:space="0" w:color="auto"/>
        <w:bottom w:val="none" w:sz="0" w:space="0" w:color="auto"/>
        <w:right w:val="none" w:sz="0" w:space="0" w:color="auto"/>
      </w:divBdr>
    </w:div>
    <w:div w:id="55247357">
      <w:bodyDiv w:val="1"/>
      <w:marLeft w:val="0"/>
      <w:marRight w:val="0"/>
      <w:marTop w:val="0"/>
      <w:marBottom w:val="0"/>
      <w:divBdr>
        <w:top w:val="none" w:sz="0" w:space="0" w:color="auto"/>
        <w:left w:val="none" w:sz="0" w:space="0" w:color="auto"/>
        <w:bottom w:val="none" w:sz="0" w:space="0" w:color="auto"/>
        <w:right w:val="none" w:sz="0" w:space="0" w:color="auto"/>
      </w:divBdr>
    </w:div>
    <w:div w:id="56440634">
      <w:bodyDiv w:val="1"/>
      <w:marLeft w:val="0"/>
      <w:marRight w:val="0"/>
      <w:marTop w:val="0"/>
      <w:marBottom w:val="0"/>
      <w:divBdr>
        <w:top w:val="none" w:sz="0" w:space="0" w:color="auto"/>
        <w:left w:val="none" w:sz="0" w:space="0" w:color="auto"/>
        <w:bottom w:val="none" w:sz="0" w:space="0" w:color="auto"/>
        <w:right w:val="none" w:sz="0" w:space="0" w:color="auto"/>
      </w:divBdr>
    </w:div>
    <w:div w:id="66272614">
      <w:bodyDiv w:val="1"/>
      <w:marLeft w:val="0"/>
      <w:marRight w:val="0"/>
      <w:marTop w:val="0"/>
      <w:marBottom w:val="0"/>
      <w:divBdr>
        <w:top w:val="none" w:sz="0" w:space="0" w:color="auto"/>
        <w:left w:val="none" w:sz="0" w:space="0" w:color="auto"/>
        <w:bottom w:val="none" w:sz="0" w:space="0" w:color="auto"/>
        <w:right w:val="none" w:sz="0" w:space="0" w:color="auto"/>
      </w:divBdr>
    </w:div>
    <w:div w:id="66658897">
      <w:bodyDiv w:val="1"/>
      <w:marLeft w:val="0"/>
      <w:marRight w:val="0"/>
      <w:marTop w:val="0"/>
      <w:marBottom w:val="0"/>
      <w:divBdr>
        <w:top w:val="none" w:sz="0" w:space="0" w:color="auto"/>
        <w:left w:val="none" w:sz="0" w:space="0" w:color="auto"/>
        <w:bottom w:val="none" w:sz="0" w:space="0" w:color="auto"/>
        <w:right w:val="none" w:sz="0" w:space="0" w:color="auto"/>
      </w:divBdr>
    </w:div>
    <w:div w:id="75052757">
      <w:bodyDiv w:val="1"/>
      <w:marLeft w:val="0"/>
      <w:marRight w:val="0"/>
      <w:marTop w:val="0"/>
      <w:marBottom w:val="0"/>
      <w:divBdr>
        <w:top w:val="none" w:sz="0" w:space="0" w:color="auto"/>
        <w:left w:val="none" w:sz="0" w:space="0" w:color="auto"/>
        <w:bottom w:val="none" w:sz="0" w:space="0" w:color="auto"/>
        <w:right w:val="none" w:sz="0" w:space="0" w:color="auto"/>
      </w:divBdr>
    </w:div>
    <w:div w:id="75177463">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03036598">
      <w:bodyDiv w:val="1"/>
      <w:marLeft w:val="0"/>
      <w:marRight w:val="0"/>
      <w:marTop w:val="0"/>
      <w:marBottom w:val="0"/>
      <w:divBdr>
        <w:top w:val="none" w:sz="0" w:space="0" w:color="auto"/>
        <w:left w:val="none" w:sz="0" w:space="0" w:color="auto"/>
        <w:bottom w:val="none" w:sz="0" w:space="0" w:color="auto"/>
        <w:right w:val="none" w:sz="0" w:space="0" w:color="auto"/>
      </w:divBdr>
    </w:div>
    <w:div w:id="104546067">
      <w:bodyDiv w:val="1"/>
      <w:marLeft w:val="0"/>
      <w:marRight w:val="0"/>
      <w:marTop w:val="0"/>
      <w:marBottom w:val="0"/>
      <w:divBdr>
        <w:top w:val="none" w:sz="0" w:space="0" w:color="auto"/>
        <w:left w:val="none" w:sz="0" w:space="0" w:color="auto"/>
        <w:bottom w:val="none" w:sz="0" w:space="0" w:color="auto"/>
        <w:right w:val="none" w:sz="0" w:space="0" w:color="auto"/>
      </w:divBdr>
    </w:div>
    <w:div w:id="110444203">
      <w:bodyDiv w:val="1"/>
      <w:marLeft w:val="0"/>
      <w:marRight w:val="0"/>
      <w:marTop w:val="0"/>
      <w:marBottom w:val="0"/>
      <w:divBdr>
        <w:top w:val="none" w:sz="0" w:space="0" w:color="auto"/>
        <w:left w:val="none" w:sz="0" w:space="0" w:color="auto"/>
        <w:bottom w:val="none" w:sz="0" w:space="0" w:color="auto"/>
        <w:right w:val="none" w:sz="0" w:space="0" w:color="auto"/>
      </w:divBdr>
    </w:div>
    <w:div w:id="113982697">
      <w:bodyDiv w:val="1"/>
      <w:marLeft w:val="0"/>
      <w:marRight w:val="0"/>
      <w:marTop w:val="0"/>
      <w:marBottom w:val="0"/>
      <w:divBdr>
        <w:top w:val="none" w:sz="0" w:space="0" w:color="auto"/>
        <w:left w:val="none" w:sz="0" w:space="0" w:color="auto"/>
        <w:bottom w:val="none" w:sz="0" w:space="0" w:color="auto"/>
        <w:right w:val="none" w:sz="0" w:space="0" w:color="auto"/>
      </w:divBdr>
    </w:div>
    <w:div w:id="124861477">
      <w:bodyDiv w:val="1"/>
      <w:marLeft w:val="0"/>
      <w:marRight w:val="0"/>
      <w:marTop w:val="0"/>
      <w:marBottom w:val="0"/>
      <w:divBdr>
        <w:top w:val="none" w:sz="0" w:space="0" w:color="auto"/>
        <w:left w:val="none" w:sz="0" w:space="0" w:color="auto"/>
        <w:bottom w:val="none" w:sz="0" w:space="0" w:color="auto"/>
        <w:right w:val="none" w:sz="0" w:space="0" w:color="auto"/>
      </w:divBdr>
    </w:div>
    <w:div w:id="133451005">
      <w:bodyDiv w:val="1"/>
      <w:marLeft w:val="0"/>
      <w:marRight w:val="0"/>
      <w:marTop w:val="0"/>
      <w:marBottom w:val="0"/>
      <w:divBdr>
        <w:top w:val="none" w:sz="0" w:space="0" w:color="auto"/>
        <w:left w:val="none" w:sz="0" w:space="0" w:color="auto"/>
        <w:bottom w:val="none" w:sz="0" w:space="0" w:color="auto"/>
        <w:right w:val="none" w:sz="0" w:space="0" w:color="auto"/>
      </w:divBdr>
    </w:div>
    <w:div w:id="134563722">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138884523">
      <w:bodyDiv w:val="1"/>
      <w:marLeft w:val="0"/>
      <w:marRight w:val="0"/>
      <w:marTop w:val="0"/>
      <w:marBottom w:val="0"/>
      <w:divBdr>
        <w:top w:val="none" w:sz="0" w:space="0" w:color="auto"/>
        <w:left w:val="none" w:sz="0" w:space="0" w:color="auto"/>
        <w:bottom w:val="none" w:sz="0" w:space="0" w:color="auto"/>
        <w:right w:val="none" w:sz="0" w:space="0" w:color="auto"/>
      </w:divBdr>
    </w:div>
    <w:div w:id="142353711">
      <w:bodyDiv w:val="1"/>
      <w:marLeft w:val="0"/>
      <w:marRight w:val="0"/>
      <w:marTop w:val="0"/>
      <w:marBottom w:val="0"/>
      <w:divBdr>
        <w:top w:val="none" w:sz="0" w:space="0" w:color="auto"/>
        <w:left w:val="none" w:sz="0" w:space="0" w:color="auto"/>
        <w:bottom w:val="none" w:sz="0" w:space="0" w:color="auto"/>
        <w:right w:val="none" w:sz="0" w:space="0" w:color="auto"/>
      </w:divBdr>
    </w:div>
    <w:div w:id="153684901">
      <w:bodyDiv w:val="1"/>
      <w:marLeft w:val="0"/>
      <w:marRight w:val="0"/>
      <w:marTop w:val="0"/>
      <w:marBottom w:val="0"/>
      <w:divBdr>
        <w:top w:val="none" w:sz="0" w:space="0" w:color="auto"/>
        <w:left w:val="none" w:sz="0" w:space="0" w:color="auto"/>
        <w:bottom w:val="none" w:sz="0" w:space="0" w:color="auto"/>
        <w:right w:val="none" w:sz="0" w:space="0" w:color="auto"/>
      </w:divBdr>
    </w:div>
    <w:div w:id="161169412">
      <w:bodyDiv w:val="1"/>
      <w:marLeft w:val="0"/>
      <w:marRight w:val="0"/>
      <w:marTop w:val="0"/>
      <w:marBottom w:val="0"/>
      <w:divBdr>
        <w:top w:val="none" w:sz="0" w:space="0" w:color="auto"/>
        <w:left w:val="none" w:sz="0" w:space="0" w:color="auto"/>
        <w:bottom w:val="none" w:sz="0" w:space="0" w:color="auto"/>
        <w:right w:val="none" w:sz="0" w:space="0" w:color="auto"/>
      </w:divBdr>
    </w:div>
    <w:div w:id="161245021">
      <w:bodyDiv w:val="1"/>
      <w:marLeft w:val="0"/>
      <w:marRight w:val="0"/>
      <w:marTop w:val="0"/>
      <w:marBottom w:val="0"/>
      <w:divBdr>
        <w:top w:val="none" w:sz="0" w:space="0" w:color="auto"/>
        <w:left w:val="none" w:sz="0" w:space="0" w:color="auto"/>
        <w:bottom w:val="none" w:sz="0" w:space="0" w:color="auto"/>
        <w:right w:val="none" w:sz="0" w:space="0" w:color="auto"/>
      </w:divBdr>
    </w:div>
    <w:div w:id="187377521">
      <w:bodyDiv w:val="1"/>
      <w:marLeft w:val="0"/>
      <w:marRight w:val="0"/>
      <w:marTop w:val="0"/>
      <w:marBottom w:val="0"/>
      <w:divBdr>
        <w:top w:val="none" w:sz="0" w:space="0" w:color="auto"/>
        <w:left w:val="none" w:sz="0" w:space="0" w:color="auto"/>
        <w:bottom w:val="none" w:sz="0" w:space="0" w:color="auto"/>
        <w:right w:val="none" w:sz="0" w:space="0" w:color="auto"/>
      </w:divBdr>
    </w:div>
    <w:div w:id="212230286">
      <w:bodyDiv w:val="1"/>
      <w:marLeft w:val="0"/>
      <w:marRight w:val="0"/>
      <w:marTop w:val="0"/>
      <w:marBottom w:val="0"/>
      <w:divBdr>
        <w:top w:val="none" w:sz="0" w:space="0" w:color="auto"/>
        <w:left w:val="none" w:sz="0" w:space="0" w:color="auto"/>
        <w:bottom w:val="none" w:sz="0" w:space="0" w:color="auto"/>
        <w:right w:val="none" w:sz="0" w:space="0" w:color="auto"/>
      </w:divBdr>
    </w:div>
    <w:div w:id="216360155">
      <w:bodyDiv w:val="1"/>
      <w:marLeft w:val="0"/>
      <w:marRight w:val="0"/>
      <w:marTop w:val="0"/>
      <w:marBottom w:val="0"/>
      <w:divBdr>
        <w:top w:val="none" w:sz="0" w:space="0" w:color="auto"/>
        <w:left w:val="none" w:sz="0" w:space="0" w:color="auto"/>
        <w:bottom w:val="none" w:sz="0" w:space="0" w:color="auto"/>
        <w:right w:val="none" w:sz="0" w:space="0" w:color="auto"/>
      </w:divBdr>
    </w:div>
    <w:div w:id="217666394">
      <w:bodyDiv w:val="1"/>
      <w:marLeft w:val="0"/>
      <w:marRight w:val="0"/>
      <w:marTop w:val="0"/>
      <w:marBottom w:val="0"/>
      <w:divBdr>
        <w:top w:val="none" w:sz="0" w:space="0" w:color="auto"/>
        <w:left w:val="none" w:sz="0" w:space="0" w:color="auto"/>
        <w:bottom w:val="none" w:sz="0" w:space="0" w:color="auto"/>
        <w:right w:val="none" w:sz="0" w:space="0" w:color="auto"/>
      </w:divBdr>
    </w:div>
    <w:div w:id="221986105">
      <w:bodyDiv w:val="1"/>
      <w:marLeft w:val="0"/>
      <w:marRight w:val="0"/>
      <w:marTop w:val="0"/>
      <w:marBottom w:val="0"/>
      <w:divBdr>
        <w:top w:val="none" w:sz="0" w:space="0" w:color="auto"/>
        <w:left w:val="none" w:sz="0" w:space="0" w:color="auto"/>
        <w:bottom w:val="none" w:sz="0" w:space="0" w:color="auto"/>
        <w:right w:val="none" w:sz="0" w:space="0" w:color="auto"/>
      </w:divBdr>
    </w:div>
    <w:div w:id="224148202">
      <w:bodyDiv w:val="1"/>
      <w:marLeft w:val="0"/>
      <w:marRight w:val="0"/>
      <w:marTop w:val="0"/>
      <w:marBottom w:val="0"/>
      <w:divBdr>
        <w:top w:val="none" w:sz="0" w:space="0" w:color="auto"/>
        <w:left w:val="none" w:sz="0" w:space="0" w:color="auto"/>
        <w:bottom w:val="none" w:sz="0" w:space="0" w:color="auto"/>
        <w:right w:val="none" w:sz="0" w:space="0" w:color="auto"/>
      </w:divBdr>
    </w:div>
    <w:div w:id="237204748">
      <w:bodyDiv w:val="1"/>
      <w:marLeft w:val="0"/>
      <w:marRight w:val="0"/>
      <w:marTop w:val="0"/>
      <w:marBottom w:val="0"/>
      <w:divBdr>
        <w:top w:val="none" w:sz="0" w:space="0" w:color="auto"/>
        <w:left w:val="none" w:sz="0" w:space="0" w:color="auto"/>
        <w:bottom w:val="none" w:sz="0" w:space="0" w:color="auto"/>
        <w:right w:val="none" w:sz="0" w:space="0" w:color="auto"/>
      </w:divBdr>
    </w:div>
    <w:div w:id="245578823">
      <w:bodyDiv w:val="1"/>
      <w:marLeft w:val="0"/>
      <w:marRight w:val="0"/>
      <w:marTop w:val="0"/>
      <w:marBottom w:val="0"/>
      <w:divBdr>
        <w:top w:val="none" w:sz="0" w:space="0" w:color="auto"/>
        <w:left w:val="none" w:sz="0" w:space="0" w:color="auto"/>
        <w:bottom w:val="none" w:sz="0" w:space="0" w:color="auto"/>
        <w:right w:val="none" w:sz="0" w:space="0" w:color="auto"/>
      </w:divBdr>
    </w:div>
    <w:div w:id="246572395">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7349492">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278101608">
      <w:bodyDiv w:val="1"/>
      <w:marLeft w:val="0"/>
      <w:marRight w:val="0"/>
      <w:marTop w:val="0"/>
      <w:marBottom w:val="0"/>
      <w:divBdr>
        <w:top w:val="none" w:sz="0" w:space="0" w:color="auto"/>
        <w:left w:val="none" w:sz="0" w:space="0" w:color="auto"/>
        <w:bottom w:val="none" w:sz="0" w:space="0" w:color="auto"/>
        <w:right w:val="none" w:sz="0" w:space="0" w:color="auto"/>
      </w:divBdr>
    </w:div>
    <w:div w:id="282930433">
      <w:bodyDiv w:val="1"/>
      <w:marLeft w:val="0"/>
      <w:marRight w:val="0"/>
      <w:marTop w:val="0"/>
      <w:marBottom w:val="0"/>
      <w:divBdr>
        <w:top w:val="none" w:sz="0" w:space="0" w:color="auto"/>
        <w:left w:val="none" w:sz="0" w:space="0" w:color="auto"/>
        <w:bottom w:val="none" w:sz="0" w:space="0" w:color="auto"/>
        <w:right w:val="none" w:sz="0" w:space="0" w:color="auto"/>
      </w:divBdr>
    </w:div>
    <w:div w:id="290407932">
      <w:bodyDiv w:val="1"/>
      <w:marLeft w:val="0"/>
      <w:marRight w:val="0"/>
      <w:marTop w:val="0"/>
      <w:marBottom w:val="0"/>
      <w:divBdr>
        <w:top w:val="none" w:sz="0" w:space="0" w:color="auto"/>
        <w:left w:val="none" w:sz="0" w:space="0" w:color="auto"/>
        <w:bottom w:val="none" w:sz="0" w:space="0" w:color="auto"/>
        <w:right w:val="none" w:sz="0" w:space="0" w:color="auto"/>
      </w:divBdr>
    </w:div>
    <w:div w:id="304161380">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06320913">
      <w:bodyDiv w:val="1"/>
      <w:marLeft w:val="0"/>
      <w:marRight w:val="0"/>
      <w:marTop w:val="0"/>
      <w:marBottom w:val="0"/>
      <w:divBdr>
        <w:top w:val="none" w:sz="0" w:space="0" w:color="auto"/>
        <w:left w:val="none" w:sz="0" w:space="0" w:color="auto"/>
        <w:bottom w:val="none" w:sz="0" w:space="0" w:color="auto"/>
        <w:right w:val="none" w:sz="0" w:space="0" w:color="auto"/>
      </w:divBdr>
    </w:div>
    <w:div w:id="307395025">
      <w:bodyDiv w:val="1"/>
      <w:marLeft w:val="0"/>
      <w:marRight w:val="0"/>
      <w:marTop w:val="0"/>
      <w:marBottom w:val="0"/>
      <w:divBdr>
        <w:top w:val="none" w:sz="0" w:space="0" w:color="auto"/>
        <w:left w:val="none" w:sz="0" w:space="0" w:color="auto"/>
        <w:bottom w:val="none" w:sz="0" w:space="0" w:color="auto"/>
        <w:right w:val="none" w:sz="0" w:space="0" w:color="auto"/>
      </w:divBdr>
    </w:div>
    <w:div w:id="310255984">
      <w:bodyDiv w:val="1"/>
      <w:marLeft w:val="0"/>
      <w:marRight w:val="0"/>
      <w:marTop w:val="0"/>
      <w:marBottom w:val="0"/>
      <w:divBdr>
        <w:top w:val="none" w:sz="0" w:space="0" w:color="auto"/>
        <w:left w:val="none" w:sz="0" w:space="0" w:color="auto"/>
        <w:bottom w:val="none" w:sz="0" w:space="0" w:color="auto"/>
        <w:right w:val="none" w:sz="0" w:space="0" w:color="auto"/>
      </w:divBdr>
    </w:div>
    <w:div w:id="310404039">
      <w:bodyDiv w:val="1"/>
      <w:marLeft w:val="0"/>
      <w:marRight w:val="0"/>
      <w:marTop w:val="0"/>
      <w:marBottom w:val="0"/>
      <w:divBdr>
        <w:top w:val="none" w:sz="0" w:space="0" w:color="auto"/>
        <w:left w:val="none" w:sz="0" w:space="0" w:color="auto"/>
        <w:bottom w:val="none" w:sz="0" w:space="0" w:color="auto"/>
        <w:right w:val="none" w:sz="0" w:space="0" w:color="auto"/>
      </w:divBdr>
    </w:div>
    <w:div w:id="318340082">
      <w:bodyDiv w:val="1"/>
      <w:marLeft w:val="0"/>
      <w:marRight w:val="0"/>
      <w:marTop w:val="0"/>
      <w:marBottom w:val="0"/>
      <w:divBdr>
        <w:top w:val="none" w:sz="0" w:space="0" w:color="auto"/>
        <w:left w:val="none" w:sz="0" w:space="0" w:color="auto"/>
        <w:bottom w:val="none" w:sz="0" w:space="0" w:color="auto"/>
        <w:right w:val="none" w:sz="0" w:space="0" w:color="auto"/>
      </w:divBdr>
    </w:div>
    <w:div w:id="322777132">
      <w:bodyDiv w:val="1"/>
      <w:marLeft w:val="0"/>
      <w:marRight w:val="0"/>
      <w:marTop w:val="0"/>
      <w:marBottom w:val="0"/>
      <w:divBdr>
        <w:top w:val="none" w:sz="0" w:space="0" w:color="auto"/>
        <w:left w:val="none" w:sz="0" w:space="0" w:color="auto"/>
        <w:bottom w:val="none" w:sz="0" w:space="0" w:color="auto"/>
        <w:right w:val="none" w:sz="0" w:space="0" w:color="auto"/>
      </w:divBdr>
    </w:div>
    <w:div w:id="331833276">
      <w:bodyDiv w:val="1"/>
      <w:marLeft w:val="0"/>
      <w:marRight w:val="0"/>
      <w:marTop w:val="0"/>
      <w:marBottom w:val="0"/>
      <w:divBdr>
        <w:top w:val="none" w:sz="0" w:space="0" w:color="auto"/>
        <w:left w:val="none" w:sz="0" w:space="0" w:color="auto"/>
        <w:bottom w:val="none" w:sz="0" w:space="0" w:color="auto"/>
        <w:right w:val="none" w:sz="0" w:space="0" w:color="auto"/>
      </w:divBdr>
    </w:div>
    <w:div w:id="342754826">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374352563">
      <w:bodyDiv w:val="1"/>
      <w:marLeft w:val="0"/>
      <w:marRight w:val="0"/>
      <w:marTop w:val="0"/>
      <w:marBottom w:val="0"/>
      <w:divBdr>
        <w:top w:val="none" w:sz="0" w:space="0" w:color="auto"/>
        <w:left w:val="none" w:sz="0" w:space="0" w:color="auto"/>
        <w:bottom w:val="none" w:sz="0" w:space="0" w:color="auto"/>
        <w:right w:val="none" w:sz="0" w:space="0" w:color="auto"/>
      </w:divBdr>
    </w:div>
    <w:div w:id="377166183">
      <w:bodyDiv w:val="1"/>
      <w:marLeft w:val="0"/>
      <w:marRight w:val="0"/>
      <w:marTop w:val="0"/>
      <w:marBottom w:val="0"/>
      <w:divBdr>
        <w:top w:val="none" w:sz="0" w:space="0" w:color="auto"/>
        <w:left w:val="none" w:sz="0" w:space="0" w:color="auto"/>
        <w:bottom w:val="none" w:sz="0" w:space="0" w:color="auto"/>
        <w:right w:val="none" w:sz="0" w:space="0" w:color="auto"/>
      </w:divBdr>
    </w:div>
    <w:div w:id="386300995">
      <w:bodyDiv w:val="1"/>
      <w:marLeft w:val="0"/>
      <w:marRight w:val="0"/>
      <w:marTop w:val="0"/>
      <w:marBottom w:val="0"/>
      <w:divBdr>
        <w:top w:val="none" w:sz="0" w:space="0" w:color="auto"/>
        <w:left w:val="none" w:sz="0" w:space="0" w:color="auto"/>
        <w:bottom w:val="none" w:sz="0" w:space="0" w:color="auto"/>
        <w:right w:val="none" w:sz="0" w:space="0" w:color="auto"/>
      </w:divBdr>
    </w:div>
    <w:div w:id="397872057">
      <w:bodyDiv w:val="1"/>
      <w:marLeft w:val="0"/>
      <w:marRight w:val="0"/>
      <w:marTop w:val="0"/>
      <w:marBottom w:val="0"/>
      <w:divBdr>
        <w:top w:val="none" w:sz="0" w:space="0" w:color="auto"/>
        <w:left w:val="none" w:sz="0" w:space="0" w:color="auto"/>
        <w:bottom w:val="none" w:sz="0" w:space="0" w:color="auto"/>
        <w:right w:val="none" w:sz="0" w:space="0" w:color="auto"/>
      </w:divBdr>
    </w:div>
    <w:div w:id="398215286">
      <w:bodyDiv w:val="1"/>
      <w:marLeft w:val="0"/>
      <w:marRight w:val="0"/>
      <w:marTop w:val="0"/>
      <w:marBottom w:val="0"/>
      <w:divBdr>
        <w:top w:val="none" w:sz="0" w:space="0" w:color="auto"/>
        <w:left w:val="none" w:sz="0" w:space="0" w:color="auto"/>
        <w:bottom w:val="none" w:sz="0" w:space="0" w:color="auto"/>
        <w:right w:val="none" w:sz="0" w:space="0" w:color="auto"/>
      </w:divBdr>
    </w:div>
    <w:div w:id="398867506">
      <w:bodyDiv w:val="1"/>
      <w:marLeft w:val="0"/>
      <w:marRight w:val="0"/>
      <w:marTop w:val="0"/>
      <w:marBottom w:val="0"/>
      <w:divBdr>
        <w:top w:val="none" w:sz="0" w:space="0" w:color="auto"/>
        <w:left w:val="none" w:sz="0" w:space="0" w:color="auto"/>
        <w:bottom w:val="none" w:sz="0" w:space="0" w:color="auto"/>
        <w:right w:val="none" w:sz="0" w:space="0" w:color="auto"/>
      </w:divBdr>
    </w:div>
    <w:div w:id="407920569">
      <w:bodyDiv w:val="1"/>
      <w:marLeft w:val="0"/>
      <w:marRight w:val="0"/>
      <w:marTop w:val="0"/>
      <w:marBottom w:val="0"/>
      <w:divBdr>
        <w:top w:val="none" w:sz="0" w:space="0" w:color="auto"/>
        <w:left w:val="none" w:sz="0" w:space="0" w:color="auto"/>
        <w:bottom w:val="none" w:sz="0" w:space="0" w:color="auto"/>
        <w:right w:val="none" w:sz="0" w:space="0" w:color="auto"/>
      </w:divBdr>
    </w:div>
    <w:div w:id="410472729">
      <w:bodyDiv w:val="1"/>
      <w:marLeft w:val="0"/>
      <w:marRight w:val="0"/>
      <w:marTop w:val="0"/>
      <w:marBottom w:val="0"/>
      <w:divBdr>
        <w:top w:val="none" w:sz="0" w:space="0" w:color="auto"/>
        <w:left w:val="none" w:sz="0" w:space="0" w:color="auto"/>
        <w:bottom w:val="none" w:sz="0" w:space="0" w:color="auto"/>
        <w:right w:val="none" w:sz="0" w:space="0" w:color="auto"/>
      </w:divBdr>
    </w:div>
    <w:div w:id="443160805">
      <w:bodyDiv w:val="1"/>
      <w:marLeft w:val="0"/>
      <w:marRight w:val="0"/>
      <w:marTop w:val="0"/>
      <w:marBottom w:val="0"/>
      <w:divBdr>
        <w:top w:val="none" w:sz="0" w:space="0" w:color="auto"/>
        <w:left w:val="none" w:sz="0" w:space="0" w:color="auto"/>
        <w:bottom w:val="none" w:sz="0" w:space="0" w:color="auto"/>
        <w:right w:val="none" w:sz="0" w:space="0" w:color="auto"/>
      </w:divBdr>
    </w:div>
    <w:div w:id="460804452">
      <w:bodyDiv w:val="1"/>
      <w:marLeft w:val="0"/>
      <w:marRight w:val="0"/>
      <w:marTop w:val="0"/>
      <w:marBottom w:val="0"/>
      <w:divBdr>
        <w:top w:val="none" w:sz="0" w:space="0" w:color="auto"/>
        <w:left w:val="none" w:sz="0" w:space="0" w:color="auto"/>
        <w:bottom w:val="none" w:sz="0" w:space="0" w:color="auto"/>
        <w:right w:val="none" w:sz="0" w:space="0" w:color="auto"/>
      </w:divBdr>
    </w:div>
    <w:div w:id="464859879">
      <w:bodyDiv w:val="1"/>
      <w:marLeft w:val="0"/>
      <w:marRight w:val="0"/>
      <w:marTop w:val="0"/>
      <w:marBottom w:val="0"/>
      <w:divBdr>
        <w:top w:val="none" w:sz="0" w:space="0" w:color="auto"/>
        <w:left w:val="none" w:sz="0" w:space="0" w:color="auto"/>
        <w:bottom w:val="none" w:sz="0" w:space="0" w:color="auto"/>
        <w:right w:val="none" w:sz="0" w:space="0" w:color="auto"/>
      </w:divBdr>
    </w:div>
    <w:div w:id="470287482">
      <w:bodyDiv w:val="1"/>
      <w:marLeft w:val="0"/>
      <w:marRight w:val="0"/>
      <w:marTop w:val="0"/>
      <w:marBottom w:val="0"/>
      <w:divBdr>
        <w:top w:val="none" w:sz="0" w:space="0" w:color="auto"/>
        <w:left w:val="none" w:sz="0" w:space="0" w:color="auto"/>
        <w:bottom w:val="none" w:sz="0" w:space="0" w:color="auto"/>
        <w:right w:val="none" w:sz="0" w:space="0" w:color="auto"/>
      </w:divBdr>
    </w:div>
    <w:div w:id="471099418">
      <w:bodyDiv w:val="1"/>
      <w:marLeft w:val="0"/>
      <w:marRight w:val="0"/>
      <w:marTop w:val="0"/>
      <w:marBottom w:val="0"/>
      <w:divBdr>
        <w:top w:val="none" w:sz="0" w:space="0" w:color="auto"/>
        <w:left w:val="none" w:sz="0" w:space="0" w:color="auto"/>
        <w:bottom w:val="none" w:sz="0" w:space="0" w:color="auto"/>
        <w:right w:val="none" w:sz="0" w:space="0" w:color="auto"/>
      </w:divBdr>
    </w:div>
    <w:div w:id="492532749">
      <w:bodyDiv w:val="1"/>
      <w:marLeft w:val="0"/>
      <w:marRight w:val="0"/>
      <w:marTop w:val="0"/>
      <w:marBottom w:val="0"/>
      <w:divBdr>
        <w:top w:val="none" w:sz="0" w:space="0" w:color="auto"/>
        <w:left w:val="none" w:sz="0" w:space="0" w:color="auto"/>
        <w:bottom w:val="none" w:sz="0" w:space="0" w:color="auto"/>
        <w:right w:val="none" w:sz="0" w:space="0" w:color="auto"/>
      </w:divBdr>
    </w:div>
    <w:div w:id="501356279">
      <w:bodyDiv w:val="1"/>
      <w:marLeft w:val="0"/>
      <w:marRight w:val="0"/>
      <w:marTop w:val="0"/>
      <w:marBottom w:val="0"/>
      <w:divBdr>
        <w:top w:val="none" w:sz="0" w:space="0" w:color="auto"/>
        <w:left w:val="none" w:sz="0" w:space="0" w:color="auto"/>
        <w:bottom w:val="none" w:sz="0" w:space="0" w:color="auto"/>
        <w:right w:val="none" w:sz="0" w:space="0" w:color="auto"/>
      </w:divBdr>
    </w:div>
    <w:div w:id="509879546">
      <w:bodyDiv w:val="1"/>
      <w:marLeft w:val="0"/>
      <w:marRight w:val="0"/>
      <w:marTop w:val="0"/>
      <w:marBottom w:val="0"/>
      <w:divBdr>
        <w:top w:val="none" w:sz="0" w:space="0" w:color="auto"/>
        <w:left w:val="none" w:sz="0" w:space="0" w:color="auto"/>
        <w:bottom w:val="none" w:sz="0" w:space="0" w:color="auto"/>
        <w:right w:val="none" w:sz="0" w:space="0" w:color="auto"/>
      </w:divBdr>
    </w:div>
    <w:div w:id="541013558">
      <w:bodyDiv w:val="1"/>
      <w:marLeft w:val="0"/>
      <w:marRight w:val="0"/>
      <w:marTop w:val="0"/>
      <w:marBottom w:val="0"/>
      <w:divBdr>
        <w:top w:val="none" w:sz="0" w:space="0" w:color="auto"/>
        <w:left w:val="none" w:sz="0" w:space="0" w:color="auto"/>
        <w:bottom w:val="none" w:sz="0" w:space="0" w:color="auto"/>
        <w:right w:val="none" w:sz="0" w:space="0" w:color="auto"/>
      </w:divBdr>
    </w:div>
    <w:div w:id="560749822">
      <w:bodyDiv w:val="1"/>
      <w:marLeft w:val="0"/>
      <w:marRight w:val="0"/>
      <w:marTop w:val="0"/>
      <w:marBottom w:val="0"/>
      <w:divBdr>
        <w:top w:val="none" w:sz="0" w:space="0" w:color="auto"/>
        <w:left w:val="none" w:sz="0" w:space="0" w:color="auto"/>
        <w:bottom w:val="none" w:sz="0" w:space="0" w:color="auto"/>
        <w:right w:val="none" w:sz="0" w:space="0" w:color="auto"/>
      </w:divBdr>
    </w:div>
    <w:div w:id="566768383">
      <w:bodyDiv w:val="1"/>
      <w:marLeft w:val="0"/>
      <w:marRight w:val="0"/>
      <w:marTop w:val="0"/>
      <w:marBottom w:val="0"/>
      <w:divBdr>
        <w:top w:val="none" w:sz="0" w:space="0" w:color="auto"/>
        <w:left w:val="none" w:sz="0" w:space="0" w:color="auto"/>
        <w:bottom w:val="none" w:sz="0" w:space="0" w:color="auto"/>
        <w:right w:val="none" w:sz="0" w:space="0" w:color="auto"/>
      </w:divBdr>
    </w:div>
    <w:div w:id="567687611">
      <w:bodyDiv w:val="1"/>
      <w:marLeft w:val="0"/>
      <w:marRight w:val="0"/>
      <w:marTop w:val="0"/>
      <w:marBottom w:val="0"/>
      <w:divBdr>
        <w:top w:val="none" w:sz="0" w:space="0" w:color="auto"/>
        <w:left w:val="none" w:sz="0" w:space="0" w:color="auto"/>
        <w:bottom w:val="none" w:sz="0" w:space="0" w:color="auto"/>
        <w:right w:val="none" w:sz="0" w:space="0" w:color="auto"/>
      </w:divBdr>
    </w:div>
    <w:div w:id="581718393">
      <w:bodyDiv w:val="1"/>
      <w:marLeft w:val="0"/>
      <w:marRight w:val="0"/>
      <w:marTop w:val="0"/>
      <w:marBottom w:val="0"/>
      <w:divBdr>
        <w:top w:val="none" w:sz="0" w:space="0" w:color="auto"/>
        <w:left w:val="none" w:sz="0" w:space="0" w:color="auto"/>
        <w:bottom w:val="none" w:sz="0" w:space="0" w:color="auto"/>
        <w:right w:val="none" w:sz="0" w:space="0" w:color="auto"/>
      </w:divBdr>
    </w:div>
    <w:div w:id="582033296">
      <w:bodyDiv w:val="1"/>
      <w:marLeft w:val="0"/>
      <w:marRight w:val="0"/>
      <w:marTop w:val="0"/>
      <w:marBottom w:val="0"/>
      <w:divBdr>
        <w:top w:val="none" w:sz="0" w:space="0" w:color="auto"/>
        <w:left w:val="none" w:sz="0" w:space="0" w:color="auto"/>
        <w:bottom w:val="none" w:sz="0" w:space="0" w:color="auto"/>
        <w:right w:val="none" w:sz="0" w:space="0" w:color="auto"/>
      </w:divBdr>
    </w:div>
    <w:div w:id="592401192">
      <w:bodyDiv w:val="1"/>
      <w:marLeft w:val="0"/>
      <w:marRight w:val="0"/>
      <w:marTop w:val="0"/>
      <w:marBottom w:val="0"/>
      <w:divBdr>
        <w:top w:val="none" w:sz="0" w:space="0" w:color="auto"/>
        <w:left w:val="none" w:sz="0" w:space="0" w:color="auto"/>
        <w:bottom w:val="none" w:sz="0" w:space="0" w:color="auto"/>
        <w:right w:val="none" w:sz="0" w:space="0" w:color="auto"/>
      </w:divBdr>
    </w:div>
    <w:div w:id="599871769">
      <w:bodyDiv w:val="1"/>
      <w:marLeft w:val="0"/>
      <w:marRight w:val="0"/>
      <w:marTop w:val="0"/>
      <w:marBottom w:val="0"/>
      <w:divBdr>
        <w:top w:val="none" w:sz="0" w:space="0" w:color="auto"/>
        <w:left w:val="none" w:sz="0" w:space="0" w:color="auto"/>
        <w:bottom w:val="none" w:sz="0" w:space="0" w:color="auto"/>
        <w:right w:val="none" w:sz="0" w:space="0" w:color="auto"/>
      </w:divBdr>
    </w:div>
    <w:div w:id="619603902">
      <w:bodyDiv w:val="1"/>
      <w:marLeft w:val="0"/>
      <w:marRight w:val="0"/>
      <w:marTop w:val="0"/>
      <w:marBottom w:val="0"/>
      <w:divBdr>
        <w:top w:val="none" w:sz="0" w:space="0" w:color="auto"/>
        <w:left w:val="none" w:sz="0" w:space="0" w:color="auto"/>
        <w:bottom w:val="none" w:sz="0" w:space="0" w:color="auto"/>
        <w:right w:val="none" w:sz="0" w:space="0" w:color="auto"/>
      </w:divBdr>
    </w:div>
    <w:div w:id="626470046">
      <w:bodyDiv w:val="1"/>
      <w:marLeft w:val="0"/>
      <w:marRight w:val="0"/>
      <w:marTop w:val="0"/>
      <w:marBottom w:val="0"/>
      <w:divBdr>
        <w:top w:val="none" w:sz="0" w:space="0" w:color="auto"/>
        <w:left w:val="none" w:sz="0" w:space="0" w:color="auto"/>
        <w:bottom w:val="none" w:sz="0" w:space="0" w:color="auto"/>
        <w:right w:val="none" w:sz="0" w:space="0" w:color="auto"/>
      </w:divBdr>
    </w:div>
    <w:div w:id="632753549">
      <w:bodyDiv w:val="1"/>
      <w:marLeft w:val="0"/>
      <w:marRight w:val="0"/>
      <w:marTop w:val="0"/>
      <w:marBottom w:val="0"/>
      <w:divBdr>
        <w:top w:val="none" w:sz="0" w:space="0" w:color="auto"/>
        <w:left w:val="none" w:sz="0" w:space="0" w:color="auto"/>
        <w:bottom w:val="none" w:sz="0" w:space="0" w:color="auto"/>
        <w:right w:val="none" w:sz="0" w:space="0" w:color="auto"/>
      </w:divBdr>
    </w:div>
    <w:div w:id="635986137">
      <w:bodyDiv w:val="1"/>
      <w:marLeft w:val="0"/>
      <w:marRight w:val="0"/>
      <w:marTop w:val="0"/>
      <w:marBottom w:val="0"/>
      <w:divBdr>
        <w:top w:val="none" w:sz="0" w:space="0" w:color="auto"/>
        <w:left w:val="none" w:sz="0" w:space="0" w:color="auto"/>
        <w:bottom w:val="none" w:sz="0" w:space="0" w:color="auto"/>
        <w:right w:val="none" w:sz="0" w:space="0" w:color="auto"/>
      </w:divBdr>
    </w:div>
    <w:div w:id="636688383">
      <w:bodyDiv w:val="1"/>
      <w:marLeft w:val="0"/>
      <w:marRight w:val="0"/>
      <w:marTop w:val="0"/>
      <w:marBottom w:val="0"/>
      <w:divBdr>
        <w:top w:val="none" w:sz="0" w:space="0" w:color="auto"/>
        <w:left w:val="none" w:sz="0" w:space="0" w:color="auto"/>
        <w:bottom w:val="none" w:sz="0" w:space="0" w:color="auto"/>
        <w:right w:val="none" w:sz="0" w:space="0" w:color="auto"/>
      </w:divBdr>
    </w:div>
    <w:div w:id="638074436">
      <w:bodyDiv w:val="1"/>
      <w:marLeft w:val="0"/>
      <w:marRight w:val="0"/>
      <w:marTop w:val="0"/>
      <w:marBottom w:val="0"/>
      <w:divBdr>
        <w:top w:val="none" w:sz="0" w:space="0" w:color="auto"/>
        <w:left w:val="none" w:sz="0" w:space="0" w:color="auto"/>
        <w:bottom w:val="none" w:sz="0" w:space="0" w:color="auto"/>
        <w:right w:val="none" w:sz="0" w:space="0" w:color="auto"/>
      </w:divBdr>
    </w:div>
    <w:div w:id="650137923">
      <w:bodyDiv w:val="1"/>
      <w:marLeft w:val="0"/>
      <w:marRight w:val="0"/>
      <w:marTop w:val="0"/>
      <w:marBottom w:val="0"/>
      <w:divBdr>
        <w:top w:val="none" w:sz="0" w:space="0" w:color="auto"/>
        <w:left w:val="none" w:sz="0" w:space="0" w:color="auto"/>
        <w:bottom w:val="none" w:sz="0" w:space="0" w:color="auto"/>
        <w:right w:val="none" w:sz="0" w:space="0" w:color="auto"/>
      </w:divBdr>
    </w:div>
    <w:div w:id="660278800">
      <w:bodyDiv w:val="1"/>
      <w:marLeft w:val="0"/>
      <w:marRight w:val="0"/>
      <w:marTop w:val="0"/>
      <w:marBottom w:val="0"/>
      <w:divBdr>
        <w:top w:val="none" w:sz="0" w:space="0" w:color="auto"/>
        <w:left w:val="none" w:sz="0" w:space="0" w:color="auto"/>
        <w:bottom w:val="none" w:sz="0" w:space="0" w:color="auto"/>
        <w:right w:val="none" w:sz="0" w:space="0" w:color="auto"/>
      </w:divBdr>
    </w:div>
    <w:div w:id="662397939">
      <w:bodyDiv w:val="1"/>
      <w:marLeft w:val="0"/>
      <w:marRight w:val="0"/>
      <w:marTop w:val="0"/>
      <w:marBottom w:val="0"/>
      <w:divBdr>
        <w:top w:val="none" w:sz="0" w:space="0" w:color="auto"/>
        <w:left w:val="none" w:sz="0" w:space="0" w:color="auto"/>
        <w:bottom w:val="none" w:sz="0" w:space="0" w:color="auto"/>
        <w:right w:val="none" w:sz="0" w:space="0" w:color="auto"/>
      </w:divBdr>
    </w:div>
    <w:div w:id="662514587">
      <w:bodyDiv w:val="1"/>
      <w:marLeft w:val="0"/>
      <w:marRight w:val="0"/>
      <w:marTop w:val="0"/>
      <w:marBottom w:val="0"/>
      <w:divBdr>
        <w:top w:val="none" w:sz="0" w:space="0" w:color="auto"/>
        <w:left w:val="none" w:sz="0" w:space="0" w:color="auto"/>
        <w:bottom w:val="none" w:sz="0" w:space="0" w:color="auto"/>
        <w:right w:val="none" w:sz="0" w:space="0" w:color="auto"/>
      </w:divBdr>
    </w:div>
    <w:div w:id="666328447">
      <w:bodyDiv w:val="1"/>
      <w:marLeft w:val="0"/>
      <w:marRight w:val="0"/>
      <w:marTop w:val="0"/>
      <w:marBottom w:val="0"/>
      <w:divBdr>
        <w:top w:val="none" w:sz="0" w:space="0" w:color="auto"/>
        <w:left w:val="none" w:sz="0" w:space="0" w:color="auto"/>
        <w:bottom w:val="none" w:sz="0" w:space="0" w:color="auto"/>
        <w:right w:val="none" w:sz="0" w:space="0" w:color="auto"/>
      </w:divBdr>
    </w:div>
    <w:div w:id="672685471">
      <w:bodyDiv w:val="1"/>
      <w:marLeft w:val="0"/>
      <w:marRight w:val="0"/>
      <w:marTop w:val="0"/>
      <w:marBottom w:val="0"/>
      <w:divBdr>
        <w:top w:val="none" w:sz="0" w:space="0" w:color="auto"/>
        <w:left w:val="none" w:sz="0" w:space="0" w:color="auto"/>
        <w:bottom w:val="none" w:sz="0" w:space="0" w:color="auto"/>
        <w:right w:val="none" w:sz="0" w:space="0" w:color="auto"/>
      </w:divBdr>
    </w:div>
    <w:div w:id="677198987">
      <w:bodyDiv w:val="1"/>
      <w:marLeft w:val="0"/>
      <w:marRight w:val="0"/>
      <w:marTop w:val="0"/>
      <w:marBottom w:val="0"/>
      <w:divBdr>
        <w:top w:val="none" w:sz="0" w:space="0" w:color="auto"/>
        <w:left w:val="none" w:sz="0" w:space="0" w:color="auto"/>
        <w:bottom w:val="none" w:sz="0" w:space="0" w:color="auto"/>
        <w:right w:val="none" w:sz="0" w:space="0" w:color="auto"/>
      </w:divBdr>
    </w:div>
    <w:div w:id="679429727">
      <w:bodyDiv w:val="1"/>
      <w:marLeft w:val="0"/>
      <w:marRight w:val="0"/>
      <w:marTop w:val="0"/>
      <w:marBottom w:val="0"/>
      <w:divBdr>
        <w:top w:val="none" w:sz="0" w:space="0" w:color="auto"/>
        <w:left w:val="none" w:sz="0" w:space="0" w:color="auto"/>
        <w:bottom w:val="none" w:sz="0" w:space="0" w:color="auto"/>
        <w:right w:val="none" w:sz="0" w:space="0" w:color="auto"/>
      </w:divBdr>
    </w:div>
    <w:div w:id="693386426">
      <w:bodyDiv w:val="1"/>
      <w:marLeft w:val="0"/>
      <w:marRight w:val="0"/>
      <w:marTop w:val="0"/>
      <w:marBottom w:val="0"/>
      <w:divBdr>
        <w:top w:val="none" w:sz="0" w:space="0" w:color="auto"/>
        <w:left w:val="none" w:sz="0" w:space="0" w:color="auto"/>
        <w:bottom w:val="none" w:sz="0" w:space="0" w:color="auto"/>
        <w:right w:val="none" w:sz="0" w:space="0" w:color="auto"/>
      </w:divBdr>
    </w:div>
    <w:div w:id="697970291">
      <w:bodyDiv w:val="1"/>
      <w:marLeft w:val="0"/>
      <w:marRight w:val="0"/>
      <w:marTop w:val="0"/>
      <w:marBottom w:val="0"/>
      <w:divBdr>
        <w:top w:val="none" w:sz="0" w:space="0" w:color="auto"/>
        <w:left w:val="none" w:sz="0" w:space="0" w:color="auto"/>
        <w:bottom w:val="none" w:sz="0" w:space="0" w:color="auto"/>
        <w:right w:val="none" w:sz="0" w:space="0" w:color="auto"/>
      </w:divBdr>
    </w:div>
    <w:div w:id="709106720">
      <w:bodyDiv w:val="1"/>
      <w:marLeft w:val="0"/>
      <w:marRight w:val="0"/>
      <w:marTop w:val="0"/>
      <w:marBottom w:val="0"/>
      <w:divBdr>
        <w:top w:val="none" w:sz="0" w:space="0" w:color="auto"/>
        <w:left w:val="none" w:sz="0" w:space="0" w:color="auto"/>
        <w:bottom w:val="none" w:sz="0" w:space="0" w:color="auto"/>
        <w:right w:val="none" w:sz="0" w:space="0" w:color="auto"/>
      </w:divBdr>
    </w:div>
    <w:div w:id="711929982">
      <w:bodyDiv w:val="1"/>
      <w:marLeft w:val="0"/>
      <w:marRight w:val="0"/>
      <w:marTop w:val="0"/>
      <w:marBottom w:val="0"/>
      <w:divBdr>
        <w:top w:val="none" w:sz="0" w:space="0" w:color="auto"/>
        <w:left w:val="none" w:sz="0" w:space="0" w:color="auto"/>
        <w:bottom w:val="none" w:sz="0" w:space="0" w:color="auto"/>
        <w:right w:val="none" w:sz="0" w:space="0" w:color="auto"/>
      </w:divBdr>
    </w:div>
    <w:div w:id="726489211">
      <w:bodyDiv w:val="1"/>
      <w:marLeft w:val="0"/>
      <w:marRight w:val="0"/>
      <w:marTop w:val="0"/>
      <w:marBottom w:val="0"/>
      <w:divBdr>
        <w:top w:val="none" w:sz="0" w:space="0" w:color="auto"/>
        <w:left w:val="none" w:sz="0" w:space="0" w:color="auto"/>
        <w:bottom w:val="none" w:sz="0" w:space="0" w:color="auto"/>
        <w:right w:val="none" w:sz="0" w:space="0" w:color="auto"/>
      </w:divBdr>
    </w:div>
    <w:div w:id="730732541">
      <w:bodyDiv w:val="1"/>
      <w:marLeft w:val="0"/>
      <w:marRight w:val="0"/>
      <w:marTop w:val="0"/>
      <w:marBottom w:val="0"/>
      <w:divBdr>
        <w:top w:val="none" w:sz="0" w:space="0" w:color="auto"/>
        <w:left w:val="none" w:sz="0" w:space="0" w:color="auto"/>
        <w:bottom w:val="none" w:sz="0" w:space="0" w:color="auto"/>
        <w:right w:val="none" w:sz="0" w:space="0" w:color="auto"/>
      </w:divBdr>
    </w:div>
    <w:div w:id="744763279">
      <w:bodyDiv w:val="1"/>
      <w:marLeft w:val="0"/>
      <w:marRight w:val="0"/>
      <w:marTop w:val="0"/>
      <w:marBottom w:val="0"/>
      <w:divBdr>
        <w:top w:val="none" w:sz="0" w:space="0" w:color="auto"/>
        <w:left w:val="none" w:sz="0" w:space="0" w:color="auto"/>
        <w:bottom w:val="none" w:sz="0" w:space="0" w:color="auto"/>
        <w:right w:val="none" w:sz="0" w:space="0" w:color="auto"/>
      </w:divBdr>
    </w:div>
    <w:div w:id="746347090">
      <w:bodyDiv w:val="1"/>
      <w:marLeft w:val="0"/>
      <w:marRight w:val="0"/>
      <w:marTop w:val="0"/>
      <w:marBottom w:val="0"/>
      <w:divBdr>
        <w:top w:val="none" w:sz="0" w:space="0" w:color="auto"/>
        <w:left w:val="none" w:sz="0" w:space="0" w:color="auto"/>
        <w:bottom w:val="none" w:sz="0" w:space="0" w:color="auto"/>
        <w:right w:val="none" w:sz="0" w:space="0" w:color="auto"/>
      </w:divBdr>
    </w:div>
    <w:div w:id="757404294">
      <w:bodyDiv w:val="1"/>
      <w:marLeft w:val="0"/>
      <w:marRight w:val="0"/>
      <w:marTop w:val="0"/>
      <w:marBottom w:val="0"/>
      <w:divBdr>
        <w:top w:val="none" w:sz="0" w:space="0" w:color="auto"/>
        <w:left w:val="none" w:sz="0" w:space="0" w:color="auto"/>
        <w:bottom w:val="none" w:sz="0" w:space="0" w:color="auto"/>
        <w:right w:val="none" w:sz="0" w:space="0" w:color="auto"/>
      </w:divBdr>
    </w:div>
    <w:div w:id="758865671">
      <w:bodyDiv w:val="1"/>
      <w:marLeft w:val="0"/>
      <w:marRight w:val="0"/>
      <w:marTop w:val="0"/>
      <w:marBottom w:val="0"/>
      <w:divBdr>
        <w:top w:val="none" w:sz="0" w:space="0" w:color="auto"/>
        <w:left w:val="none" w:sz="0" w:space="0" w:color="auto"/>
        <w:bottom w:val="none" w:sz="0" w:space="0" w:color="auto"/>
        <w:right w:val="none" w:sz="0" w:space="0" w:color="auto"/>
      </w:divBdr>
    </w:div>
    <w:div w:id="771631970">
      <w:bodyDiv w:val="1"/>
      <w:marLeft w:val="0"/>
      <w:marRight w:val="0"/>
      <w:marTop w:val="0"/>
      <w:marBottom w:val="0"/>
      <w:divBdr>
        <w:top w:val="none" w:sz="0" w:space="0" w:color="auto"/>
        <w:left w:val="none" w:sz="0" w:space="0" w:color="auto"/>
        <w:bottom w:val="none" w:sz="0" w:space="0" w:color="auto"/>
        <w:right w:val="none" w:sz="0" w:space="0" w:color="auto"/>
      </w:divBdr>
    </w:div>
    <w:div w:id="777674504">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814687585">
      <w:bodyDiv w:val="1"/>
      <w:marLeft w:val="0"/>
      <w:marRight w:val="0"/>
      <w:marTop w:val="0"/>
      <w:marBottom w:val="0"/>
      <w:divBdr>
        <w:top w:val="none" w:sz="0" w:space="0" w:color="auto"/>
        <w:left w:val="none" w:sz="0" w:space="0" w:color="auto"/>
        <w:bottom w:val="none" w:sz="0" w:space="0" w:color="auto"/>
        <w:right w:val="none" w:sz="0" w:space="0" w:color="auto"/>
      </w:divBdr>
    </w:div>
    <w:div w:id="826167944">
      <w:bodyDiv w:val="1"/>
      <w:marLeft w:val="0"/>
      <w:marRight w:val="0"/>
      <w:marTop w:val="0"/>
      <w:marBottom w:val="0"/>
      <w:divBdr>
        <w:top w:val="none" w:sz="0" w:space="0" w:color="auto"/>
        <w:left w:val="none" w:sz="0" w:space="0" w:color="auto"/>
        <w:bottom w:val="none" w:sz="0" w:space="0" w:color="auto"/>
        <w:right w:val="none" w:sz="0" w:space="0" w:color="auto"/>
      </w:divBdr>
    </w:div>
    <w:div w:id="834027234">
      <w:bodyDiv w:val="1"/>
      <w:marLeft w:val="0"/>
      <w:marRight w:val="0"/>
      <w:marTop w:val="0"/>
      <w:marBottom w:val="0"/>
      <w:divBdr>
        <w:top w:val="none" w:sz="0" w:space="0" w:color="auto"/>
        <w:left w:val="none" w:sz="0" w:space="0" w:color="auto"/>
        <w:bottom w:val="none" w:sz="0" w:space="0" w:color="auto"/>
        <w:right w:val="none" w:sz="0" w:space="0" w:color="auto"/>
      </w:divBdr>
    </w:div>
    <w:div w:id="848911674">
      <w:bodyDiv w:val="1"/>
      <w:marLeft w:val="0"/>
      <w:marRight w:val="0"/>
      <w:marTop w:val="0"/>
      <w:marBottom w:val="0"/>
      <w:divBdr>
        <w:top w:val="none" w:sz="0" w:space="0" w:color="auto"/>
        <w:left w:val="none" w:sz="0" w:space="0" w:color="auto"/>
        <w:bottom w:val="none" w:sz="0" w:space="0" w:color="auto"/>
        <w:right w:val="none" w:sz="0" w:space="0" w:color="auto"/>
      </w:divBdr>
    </w:div>
    <w:div w:id="849949498">
      <w:bodyDiv w:val="1"/>
      <w:marLeft w:val="0"/>
      <w:marRight w:val="0"/>
      <w:marTop w:val="0"/>
      <w:marBottom w:val="0"/>
      <w:divBdr>
        <w:top w:val="none" w:sz="0" w:space="0" w:color="auto"/>
        <w:left w:val="none" w:sz="0" w:space="0" w:color="auto"/>
        <w:bottom w:val="none" w:sz="0" w:space="0" w:color="auto"/>
        <w:right w:val="none" w:sz="0" w:space="0" w:color="auto"/>
      </w:divBdr>
    </w:div>
    <w:div w:id="856700891">
      <w:bodyDiv w:val="1"/>
      <w:marLeft w:val="0"/>
      <w:marRight w:val="0"/>
      <w:marTop w:val="0"/>
      <w:marBottom w:val="0"/>
      <w:divBdr>
        <w:top w:val="none" w:sz="0" w:space="0" w:color="auto"/>
        <w:left w:val="none" w:sz="0" w:space="0" w:color="auto"/>
        <w:bottom w:val="none" w:sz="0" w:space="0" w:color="auto"/>
        <w:right w:val="none" w:sz="0" w:space="0" w:color="auto"/>
      </w:divBdr>
    </w:div>
    <w:div w:id="862329860">
      <w:bodyDiv w:val="1"/>
      <w:marLeft w:val="0"/>
      <w:marRight w:val="0"/>
      <w:marTop w:val="0"/>
      <w:marBottom w:val="0"/>
      <w:divBdr>
        <w:top w:val="none" w:sz="0" w:space="0" w:color="auto"/>
        <w:left w:val="none" w:sz="0" w:space="0" w:color="auto"/>
        <w:bottom w:val="none" w:sz="0" w:space="0" w:color="auto"/>
        <w:right w:val="none" w:sz="0" w:space="0" w:color="auto"/>
      </w:divBdr>
    </w:div>
    <w:div w:id="868223964">
      <w:bodyDiv w:val="1"/>
      <w:marLeft w:val="0"/>
      <w:marRight w:val="0"/>
      <w:marTop w:val="0"/>
      <w:marBottom w:val="0"/>
      <w:divBdr>
        <w:top w:val="none" w:sz="0" w:space="0" w:color="auto"/>
        <w:left w:val="none" w:sz="0" w:space="0" w:color="auto"/>
        <w:bottom w:val="none" w:sz="0" w:space="0" w:color="auto"/>
        <w:right w:val="none" w:sz="0" w:space="0" w:color="auto"/>
      </w:divBdr>
    </w:div>
    <w:div w:id="869143322">
      <w:bodyDiv w:val="1"/>
      <w:marLeft w:val="0"/>
      <w:marRight w:val="0"/>
      <w:marTop w:val="0"/>
      <w:marBottom w:val="0"/>
      <w:divBdr>
        <w:top w:val="none" w:sz="0" w:space="0" w:color="auto"/>
        <w:left w:val="none" w:sz="0" w:space="0" w:color="auto"/>
        <w:bottom w:val="none" w:sz="0" w:space="0" w:color="auto"/>
        <w:right w:val="none" w:sz="0" w:space="0" w:color="auto"/>
      </w:divBdr>
    </w:div>
    <w:div w:id="875235756">
      <w:bodyDiv w:val="1"/>
      <w:marLeft w:val="0"/>
      <w:marRight w:val="0"/>
      <w:marTop w:val="0"/>
      <w:marBottom w:val="0"/>
      <w:divBdr>
        <w:top w:val="none" w:sz="0" w:space="0" w:color="auto"/>
        <w:left w:val="none" w:sz="0" w:space="0" w:color="auto"/>
        <w:bottom w:val="none" w:sz="0" w:space="0" w:color="auto"/>
        <w:right w:val="none" w:sz="0" w:space="0" w:color="auto"/>
      </w:divBdr>
    </w:div>
    <w:div w:id="878863357">
      <w:bodyDiv w:val="1"/>
      <w:marLeft w:val="0"/>
      <w:marRight w:val="0"/>
      <w:marTop w:val="0"/>
      <w:marBottom w:val="0"/>
      <w:divBdr>
        <w:top w:val="none" w:sz="0" w:space="0" w:color="auto"/>
        <w:left w:val="none" w:sz="0" w:space="0" w:color="auto"/>
        <w:bottom w:val="none" w:sz="0" w:space="0" w:color="auto"/>
        <w:right w:val="none" w:sz="0" w:space="0" w:color="auto"/>
      </w:divBdr>
    </w:div>
    <w:div w:id="889464191">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906846412">
      <w:bodyDiv w:val="1"/>
      <w:marLeft w:val="0"/>
      <w:marRight w:val="0"/>
      <w:marTop w:val="0"/>
      <w:marBottom w:val="0"/>
      <w:divBdr>
        <w:top w:val="none" w:sz="0" w:space="0" w:color="auto"/>
        <w:left w:val="none" w:sz="0" w:space="0" w:color="auto"/>
        <w:bottom w:val="none" w:sz="0" w:space="0" w:color="auto"/>
        <w:right w:val="none" w:sz="0" w:space="0" w:color="auto"/>
      </w:divBdr>
    </w:div>
    <w:div w:id="916524651">
      <w:bodyDiv w:val="1"/>
      <w:marLeft w:val="0"/>
      <w:marRight w:val="0"/>
      <w:marTop w:val="0"/>
      <w:marBottom w:val="0"/>
      <w:divBdr>
        <w:top w:val="none" w:sz="0" w:space="0" w:color="auto"/>
        <w:left w:val="none" w:sz="0" w:space="0" w:color="auto"/>
        <w:bottom w:val="none" w:sz="0" w:space="0" w:color="auto"/>
        <w:right w:val="none" w:sz="0" w:space="0" w:color="auto"/>
      </w:divBdr>
    </w:div>
    <w:div w:id="920145021">
      <w:bodyDiv w:val="1"/>
      <w:marLeft w:val="0"/>
      <w:marRight w:val="0"/>
      <w:marTop w:val="0"/>
      <w:marBottom w:val="0"/>
      <w:divBdr>
        <w:top w:val="none" w:sz="0" w:space="0" w:color="auto"/>
        <w:left w:val="none" w:sz="0" w:space="0" w:color="auto"/>
        <w:bottom w:val="none" w:sz="0" w:space="0" w:color="auto"/>
        <w:right w:val="none" w:sz="0" w:space="0" w:color="auto"/>
      </w:divBdr>
    </w:div>
    <w:div w:id="923875770">
      <w:bodyDiv w:val="1"/>
      <w:marLeft w:val="0"/>
      <w:marRight w:val="0"/>
      <w:marTop w:val="0"/>
      <w:marBottom w:val="0"/>
      <w:divBdr>
        <w:top w:val="none" w:sz="0" w:space="0" w:color="auto"/>
        <w:left w:val="none" w:sz="0" w:space="0" w:color="auto"/>
        <w:bottom w:val="none" w:sz="0" w:space="0" w:color="auto"/>
        <w:right w:val="none" w:sz="0" w:space="0" w:color="auto"/>
      </w:divBdr>
    </w:div>
    <w:div w:id="924921152">
      <w:bodyDiv w:val="1"/>
      <w:marLeft w:val="0"/>
      <w:marRight w:val="0"/>
      <w:marTop w:val="0"/>
      <w:marBottom w:val="0"/>
      <w:divBdr>
        <w:top w:val="none" w:sz="0" w:space="0" w:color="auto"/>
        <w:left w:val="none" w:sz="0" w:space="0" w:color="auto"/>
        <w:bottom w:val="none" w:sz="0" w:space="0" w:color="auto"/>
        <w:right w:val="none" w:sz="0" w:space="0" w:color="auto"/>
      </w:divBdr>
    </w:div>
    <w:div w:id="931429340">
      <w:bodyDiv w:val="1"/>
      <w:marLeft w:val="0"/>
      <w:marRight w:val="0"/>
      <w:marTop w:val="0"/>
      <w:marBottom w:val="0"/>
      <w:divBdr>
        <w:top w:val="none" w:sz="0" w:space="0" w:color="auto"/>
        <w:left w:val="none" w:sz="0" w:space="0" w:color="auto"/>
        <w:bottom w:val="none" w:sz="0" w:space="0" w:color="auto"/>
        <w:right w:val="none" w:sz="0" w:space="0" w:color="auto"/>
      </w:divBdr>
    </w:div>
    <w:div w:id="947153397">
      <w:bodyDiv w:val="1"/>
      <w:marLeft w:val="0"/>
      <w:marRight w:val="0"/>
      <w:marTop w:val="0"/>
      <w:marBottom w:val="0"/>
      <w:divBdr>
        <w:top w:val="none" w:sz="0" w:space="0" w:color="auto"/>
        <w:left w:val="none" w:sz="0" w:space="0" w:color="auto"/>
        <w:bottom w:val="none" w:sz="0" w:space="0" w:color="auto"/>
        <w:right w:val="none" w:sz="0" w:space="0" w:color="auto"/>
      </w:divBdr>
    </w:div>
    <w:div w:id="958222248">
      <w:bodyDiv w:val="1"/>
      <w:marLeft w:val="0"/>
      <w:marRight w:val="0"/>
      <w:marTop w:val="0"/>
      <w:marBottom w:val="0"/>
      <w:divBdr>
        <w:top w:val="none" w:sz="0" w:space="0" w:color="auto"/>
        <w:left w:val="none" w:sz="0" w:space="0" w:color="auto"/>
        <w:bottom w:val="none" w:sz="0" w:space="0" w:color="auto"/>
        <w:right w:val="none" w:sz="0" w:space="0" w:color="auto"/>
      </w:divBdr>
    </w:div>
    <w:div w:id="958492945">
      <w:bodyDiv w:val="1"/>
      <w:marLeft w:val="0"/>
      <w:marRight w:val="0"/>
      <w:marTop w:val="0"/>
      <w:marBottom w:val="0"/>
      <w:divBdr>
        <w:top w:val="none" w:sz="0" w:space="0" w:color="auto"/>
        <w:left w:val="none" w:sz="0" w:space="0" w:color="auto"/>
        <w:bottom w:val="none" w:sz="0" w:space="0" w:color="auto"/>
        <w:right w:val="none" w:sz="0" w:space="0" w:color="auto"/>
      </w:divBdr>
    </w:div>
    <w:div w:id="963845805">
      <w:bodyDiv w:val="1"/>
      <w:marLeft w:val="0"/>
      <w:marRight w:val="0"/>
      <w:marTop w:val="0"/>
      <w:marBottom w:val="0"/>
      <w:divBdr>
        <w:top w:val="none" w:sz="0" w:space="0" w:color="auto"/>
        <w:left w:val="none" w:sz="0" w:space="0" w:color="auto"/>
        <w:bottom w:val="none" w:sz="0" w:space="0" w:color="auto"/>
        <w:right w:val="none" w:sz="0" w:space="0" w:color="auto"/>
      </w:divBdr>
    </w:div>
    <w:div w:id="976110507">
      <w:bodyDiv w:val="1"/>
      <w:marLeft w:val="0"/>
      <w:marRight w:val="0"/>
      <w:marTop w:val="0"/>
      <w:marBottom w:val="0"/>
      <w:divBdr>
        <w:top w:val="none" w:sz="0" w:space="0" w:color="auto"/>
        <w:left w:val="none" w:sz="0" w:space="0" w:color="auto"/>
        <w:bottom w:val="none" w:sz="0" w:space="0" w:color="auto"/>
        <w:right w:val="none" w:sz="0" w:space="0" w:color="auto"/>
      </w:divBdr>
    </w:div>
    <w:div w:id="995955557">
      <w:bodyDiv w:val="1"/>
      <w:marLeft w:val="0"/>
      <w:marRight w:val="0"/>
      <w:marTop w:val="0"/>
      <w:marBottom w:val="0"/>
      <w:divBdr>
        <w:top w:val="none" w:sz="0" w:space="0" w:color="auto"/>
        <w:left w:val="none" w:sz="0" w:space="0" w:color="auto"/>
        <w:bottom w:val="none" w:sz="0" w:space="0" w:color="auto"/>
        <w:right w:val="none" w:sz="0" w:space="0" w:color="auto"/>
      </w:divBdr>
    </w:div>
    <w:div w:id="1014504185">
      <w:bodyDiv w:val="1"/>
      <w:marLeft w:val="0"/>
      <w:marRight w:val="0"/>
      <w:marTop w:val="0"/>
      <w:marBottom w:val="0"/>
      <w:divBdr>
        <w:top w:val="none" w:sz="0" w:space="0" w:color="auto"/>
        <w:left w:val="none" w:sz="0" w:space="0" w:color="auto"/>
        <w:bottom w:val="none" w:sz="0" w:space="0" w:color="auto"/>
        <w:right w:val="none" w:sz="0" w:space="0" w:color="auto"/>
      </w:divBdr>
    </w:div>
    <w:div w:id="1027869448">
      <w:bodyDiv w:val="1"/>
      <w:marLeft w:val="0"/>
      <w:marRight w:val="0"/>
      <w:marTop w:val="0"/>
      <w:marBottom w:val="0"/>
      <w:divBdr>
        <w:top w:val="none" w:sz="0" w:space="0" w:color="auto"/>
        <w:left w:val="none" w:sz="0" w:space="0" w:color="auto"/>
        <w:bottom w:val="none" w:sz="0" w:space="0" w:color="auto"/>
        <w:right w:val="none" w:sz="0" w:space="0" w:color="auto"/>
      </w:divBdr>
    </w:div>
    <w:div w:id="1030422609">
      <w:bodyDiv w:val="1"/>
      <w:marLeft w:val="0"/>
      <w:marRight w:val="0"/>
      <w:marTop w:val="0"/>
      <w:marBottom w:val="0"/>
      <w:divBdr>
        <w:top w:val="none" w:sz="0" w:space="0" w:color="auto"/>
        <w:left w:val="none" w:sz="0" w:space="0" w:color="auto"/>
        <w:bottom w:val="none" w:sz="0" w:space="0" w:color="auto"/>
        <w:right w:val="none" w:sz="0" w:space="0" w:color="auto"/>
      </w:divBdr>
    </w:div>
    <w:div w:id="1032537323">
      <w:bodyDiv w:val="1"/>
      <w:marLeft w:val="0"/>
      <w:marRight w:val="0"/>
      <w:marTop w:val="0"/>
      <w:marBottom w:val="0"/>
      <w:divBdr>
        <w:top w:val="none" w:sz="0" w:space="0" w:color="auto"/>
        <w:left w:val="none" w:sz="0" w:space="0" w:color="auto"/>
        <w:bottom w:val="none" w:sz="0" w:space="0" w:color="auto"/>
        <w:right w:val="none" w:sz="0" w:space="0" w:color="auto"/>
      </w:divBdr>
    </w:div>
    <w:div w:id="1041396572">
      <w:bodyDiv w:val="1"/>
      <w:marLeft w:val="0"/>
      <w:marRight w:val="0"/>
      <w:marTop w:val="0"/>
      <w:marBottom w:val="0"/>
      <w:divBdr>
        <w:top w:val="none" w:sz="0" w:space="0" w:color="auto"/>
        <w:left w:val="none" w:sz="0" w:space="0" w:color="auto"/>
        <w:bottom w:val="none" w:sz="0" w:space="0" w:color="auto"/>
        <w:right w:val="none" w:sz="0" w:space="0" w:color="auto"/>
      </w:divBdr>
    </w:div>
    <w:div w:id="1045183060">
      <w:bodyDiv w:val="1"/>
      <w:marLeft w:val="0"/>
      <w:marRight w:val="0"/>
      <w:marTop w:val="0"/>
      <w:marBottom w:val="0"/>
      <w:divBdr>
        <w:top w:val="none" w:sz="0" w:space="0" w:color="auto"/>
        <w:left w:val="none" w:sz="0" w:space="0" w:color="auto"/>
        <w:bottom w:val="none" w:sz="0" w:space="0" w:color="auto"/>
        <w:right w:val="none" w:sz="0" w:space="0" w:color="auto"/>
      </w:divBdr>
    </w:div>
    <w:div w:id="1045835862">
      <w:bodyDiv w:val="1"/>
      <w:marLeft w:val="0"/>
      <w:marRight w:val="0"/>
      <w:marTop w:val="0"/>
      <w:marBottom w:val="0"/>
      <w:divBdr>
        <w:top w:val="none" w:sz="0" w:space="0" w:color="auto"/>
        <w:left w:val="none" w:sz="0" w:space="0" w:color="auto"/>
        <w:bottom w:val="none" w:sz="0" w:space="0" w:color="auto"/>
        <w:right w:val="none" w:sz="0" w:space="0" w:color="auto"/>
      </w:divBdr>
    </w:div>
    <w:div w:id="1054429116">
      <w:bodyDiv w:val="1"/>
      <w:marLeft w:val="0"/>
      <w:marRight w:val="0"/>
      <w:marTop w:val="0"/>
      <w:marBottom w:val="0"/>
      <w:divBdr>
        <w:top w:val="none" w:sz="0" w:space="0" w:color="auto"/>
        <w:left w:val="none" w:sz="0" w:space="0" w:color="auto"/>
        <w:bottom w:val="none" w:sz="0" w:space="0" w:color="auto"/>
        <w:right w:val="none" w:sz="0" w:space="0" w:color="auto"/>
      </w:divBdr>
    </w:div>
    <w:div w:id="1056244514">
      <w:bodyDiv w:val="1"/>
      <w:marLeft w:val="0"/>
      <w:marRight w:val="0"/>
      <w:marTop w:val="0"/>
      <w:marBottom w:val="0"/>
      <w:divBdr>
        <w:top w:val="none" w:sz="0" w:space="0" w:color="auto"/>
        <w:left w:val="none" w:sz="0" w:space="0" w:color="auto"/>
        <w:bottom w:val="none" w:sz="0" w:space="0" w:color="auto"/>
        <w:right w:val="none" w:sz="0" w:space="0" w:color="auto"/>
      </w:divBdr>
    </w:div>
    <w:div w:id="1087267690">
      <w:bodyDiv w:val="1"/>
      <w:marLeft w:val="0"/>
      <w:marRight w:val="0"/>
      <w:marTop w:val="0"/>
      <w:marBottom w:val="0"/>
      <w:divBdr>
        <w:top w:val="none" w:sz="0" w:space="0" w:color="auto"/>
        <w:left w:val="none" w:sz="0" w:space="0" w:color="auto"/>
        <w:bottom w:val="none" w:sz="0" w:space="0" w:color="auto"/>
        <w:right w:val="none" w:sz="0" w:space="0" w:color="auto"/>
      </w:divBdr>
    </w:div>
    <w:div w:id="1090396856">
      <w:bodyDiv w:val="1"/>
      <w:marLeft w:val="0"/>
      <w:marRight w:val="0"/>
      <w:marTop w:val="0"/>
      <w:marBottom w:val="0"/>
      <w:divBdr>
        <w:top w:val="none" w:sz="0" w:space="0" w:color="auto"/>
        <w:left w:val="none" w:sz="0" w:space="0" w:color="auto"/>
        <w:bottom w:val="none" w:sz="0" w:space="0" w:color="auto"/>
        <w:right w:val="none" w:sz="0" w:space="0" w:color="auto"/>
      </w:divBdr>
    </w:div>
    <w:div w:id="1093864348">
      <w:bodyDiv w:val="1"/>
      <w:marLeft w:val="0"/>
      <w:marRight w:val="0"/>
      <w:marTop w:val="0"/>
      <w:marBottom w:val="0"/>
      <w:divBdr>
        <w:top w:val="none" w:sz="0" w:space="0" w:color="auto"/>
        <w:left w:val="none" w:sz="0" w:space="0" w:color="auto"/>
        <w:bottom w:val="none" w:sz="0" w:space="0" w:color="auto"/>
        <w:right w:val="none" w:sz="0" w:space="0" w:color="auto"/>
      </w:divBdr>
    </w:div>
    <w:div w:id="1104108572">
      <w:bodyDiv w:val="1"/>
      <w:marLeft w:val="0"/>
      <w:marRight w:val="0"/>
      <w:marTop w:val="0"/>
      <w:marBottom w:val="0"/>
      <w:divBdr>
        <w:top w:val="none" w:sz="0" w:space="0" w:color="auto"/>
        <w:left w:val="none" w:sz="0" w:space="0" w:color="auto"/>
        <w:bottom w:val="none" w:sz="0" w:space="0" w:color="auto"/>
        <w:right w:val="none" w:sz="0" w:space="0" w:color="auto"/>
      </w:divBdr>
    </w:div>
    <w:div w:id="1104886423">
      <w:bodyDiv w:val="1"/>
      <w:marLeft w:val="0"/>
      <w:marRight w:val="0"/>
      <w:marTop w:val="0"/>
      <w:marBottom w:val="0"/>
      <w:divBdr>
        <w:top w:val="none" w:sz="0" w:space="0" w:color="auto"/>
        <w:left w:val="none" w:sz="0" w:space="0" w:color="auto"/>
        <w:bottom w:val="none" w:sz="0" w:space="0" w:color="auto"/>
        <w:right w:val="none" w:sz="0" w:space="0" w:color="auto"/>
      </w:divBdr>
    </w:div>
    <w:div w:id="1122923627">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138496199">
      <w:bodyDiv w:val="1"/>
      <w:marLeft w:val="0"/>
      <w:marRight w:val="0"/>
      <w:marTop w:val="0"/>
      <w:marBottom w:val="0"/>
      <w:divBdr>
        <w:top w:val="none" w:sz="0" w:space="0" w:color="auto"/>
        <w:left w:val="none" w:sz="0" w:space="0" w:color="auto"/>
        <w:bottom w:val="none" w:sz="0" w:space="0" w:color="auto"/>
        <w:right w:val="none" w:sz="0" w:space="0" w:color="auto"/>
      </w:divBdr>
    </w:div>
    <w:div w:id="1147434979">
      <w:bodyDiv w:val="1"/>
      <w:marLeft w:val="0"/>
      <w:marRight w:val="0"/>
      <w:marTop w:val="0"/>
      <w:marBottom w:val="0"/>
      <w:divBdr>
        <w:top w:val="none" w:sz="0" w:space="0" w:color="auto"/>
        <w:left w:val="none" w:sz="0" w:space="0" w:color="auto"/>
        <w:bottom w:val="none" w:sz="0" w:space="0" w:color="auto"/>
        <w:right w:val="none" w:sz="0" w:space="0" w:color="auto"/>
      </w:divBdr>
    </w:div>
    <w:div w:id="1163162433">
      <w:bodyDiv w:val="1"/>
      <w:marLeft w:val="0"/>
      <w:marRight w:val="0"/>
      <w:marTop w:val="0"/>
      <w:marBottom w:val="0"/>
      <w:divBdr>
        <w:top w:val="none" w:sz="0" w:space="0" w:color="auto"/>
        <w:left w:val="none" w:sz="0" w:space="0" w:color="auto"/>
        <w:bottom w:val="none" w:sz="0" w:space="0" w:color="auto"/>
        <w:right w:val="none" w:sz="0" w:space="0" w:color="auto"/>
      </w:divBdr>
    </w:div>
    <w:div w:id="1166213760">
      <w:bodyDiv w:val="1"/>
      <w:marLeft w:val="0"/>
      <w:marRight w:val="0"/>
      <w:marTop w:val="0"/>
      <w:marBottom w:val="0"/>
      <w:divBdr>
        <w:top w:val="none" w:sz="0" w:space="0" w:color="auto"/>
        <w:left w:val="none" w:sz="0" w:space="0" w:color="auto"/>
        <w:bottom w:val="none" w:sz="0" w:space="0" w:color="auto"/>
        <w:right w:val="none" w:sz="0" w:space="0" w:color="auto"/>
      </w:divBdr>
    </w:div>
    <w:div w:id="1181896940">
      <w:bodyDiv w:val="1"/>
      <w:marLeft w:val="0"/>
      <w:marRight w:val="0"/>
      <w:marTop w:val="0"/>
      <w:marBottom w:val="0"/>
      <w:divBdr>
        <w:top w:val="none" w:sz="0" w:space="0" w:color="auto"/>
        <w:left w:val="none" w:sz="0" w:space="0" w:color="auto"/>
        <w:bottom w:val="none" w:sz="0" w:space="0" w:color="auto"/>
        <w:right w:val="none" w:sz="0" w:space="0" w:color="auto"/>
      </w:divBdr>
    </w:div>
    <w:div w:id="1185902535">
      <w:bodyDiv w:val="1"/>
      <w:marLeft w:val="0"/>
      <w:marRight w:val="0"/>
      <w:marTop w:val="0"/>
      <w:marBottom w:val="0"/>
      <w:divBdr>
        <w:top w:val="none" w:sz="0" w:space="0" w:color="auto"/>
        <w:left w:val="none" w:sz="0" w:space="0" w:color="auto"/>
        <w:bottom w:val="none" w:sz="0" w:space="0" w:color="auto"/>
        <w:right w:val="none" w:sz="0" w:space="0" w:color="auto"/>
      </w:divBdr>
    </w:div>
    <w:div w:id="1188064565">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212035772">
      <w:bodyDiv w:val="1"/>
      <w:marLeft w:val="0"/>
      <w:marRight w:val="0"/>
      <w:marTop w:val="0"/>
      <w:marBottom w:val="0"/>
      <w:divBdr>
        <w:top w:val="none" w:sz="0" w:space="0" w:color="auto"/>
        <w:left w:val="none" w:sz="0" w:space="0" w:color="auto"/>
        <w:bottom w:val="none" w:sz="0" w:space="0" w:color="auto"/>
        <w:right w:val="none" w:sz="0" w:space="0" w:color="auto"/>
      </w:divBdr>
    </w:div>
    <w:div w:id="1213928828">
      <w:bodyDiv w:val="1"/>
      <w:marLeft w:val="0"/>
      <w:marRight w:val="0"/>
      <w:marTop w:val="0"/>
      <w:marBottom w:val="0"/>
      <w:divBdr>
        <w:top w:val="none" w:sz="0" w:space="0" w:color="auto"/>
        <w:left w:val="none" w:sz="0" w:space="0" w:color="auto"/>
        <w:bottom w:val="none" w:sz="0" w:space="0" w:color="auto"/>
        <w:right w:val="none" w:sz="0" w:space="0" w:color="auto"/>
      </w:divBdr>
    </w:div>
    <w:div w:id="1226338591">
      <w:bodyDiv w:val="1"/>
      <w:marLeft w:val="0"/>
      <w:marRight w:val="0"/>
      <w:marTop w:val="0"/>
      <w:marBottom w:val="0"/>
      <w:divBdr>
        <w:top w:val="none" w:sz="0" w:space="0" w:color="auto"/>
        <w:left w:val="none" w:sz="0" w:space="0" w:color="auto"/>
        <w:bottom w:val="none" w:sz="0" w:space="0" w:color="auto"/>
        <w:right w:val="none" w:sz="0" w:space="0" w:color="auto"/>
      </w:divBdr>
    </w:div>
    <w:div w:id="1252470560">
      <w:bodyDiv w:val="1"/>
      <w:marLeft w:val="0"/>
      <w:marRight w:val="0"/>
      <w:marTop w:val="0"/>
      <w:marBottom w:val="0"/>
      <w:divBdr>
        <w:top w:val="none" w:sz="0" w:space="0" w:color="auto"/>
        <w:left w:val="none" w:sz="0" w:space="0" w:color="auto"/>
        <w:bottom w:val="none" w:sz="0" w:space="0" w:color="auto"/>
        <w:right w:val="none" w:sz="0" w:space="0" w:color="auto"/>
      </w:divBdr>
    </w:div>
    <w:div w:id="1262765379">
      <w:bodyDiv w:val="1"/>
      <w:marLeft w:val="0"/>
      <w:marRight w:val="0"/>
      <w:marTop w:val="0"/>
      <w:marBottom w:val="0"/>
      <w:divBdr>
        <w:top w:val="none" w:sz="0" w:space="0" w:color="auto"/>
        <w:left w:val="none" w:sz="0" w:space="0" w:color="auto"/>
        <w:bottom w:val="none" w:sz="0" w:space="0" w:color="auto"/>
        <w:right w:val="none" w:sz="0" w:space="0" w:color="auto"/>
      </w:divBdr>
    </w:div>
    <w:div w:id="1269049813">
      <w:bodyDiv w:val="1"/>
      <w:marLeft w:val="0"/>
      <w:marRight w:val="0"/>
      <w:marTop w:val="0"/>
      <w:marBottom w:val="0"/>
      <w:divBdr>
        <w:top w:val="none" w:sz="0" w:space="0" w:color="auto"/>
        <w:left w:val="none" w:sz="0" w:space="0" w:color="auto"/>
        <w:bottom w:val="none" w:sz="0" w:space="0" w:color="auto"/>
        <w:right w:val="none" w:sz="0" w:space="0" w:color="auto"/>
      </w:divBdr>
    </w:div>
    <w:div w:id="1272007594">
      <w:bodyDiv w:val="1"/>
      <w:marLeft w:val="0"/>
      <w:marRight w:val="0"/>
      <w:marTop w:val="0"/>
      <w:marBottom w:val="0"/>
      <w:divBdr>
        <w:top w:val="none" w:sz="0" w:space="0" w:color="auto"/>
        <w:left w:val="none" w:sz="0" w:space="0" w:color="auto"/>
        <w:bottom w:val="none" w:sz="0" w:space="0" w:color="auto"/>
        <w:right w:val="none" w:sz="0" w:space="0" w:color="auto"/>
      </w:divBdr>
    </w:div>
    <w:div w:id="1277952759">
      <w:bodyDiv w:val="1"/>
      <w:marLeft w:val="0"/>
      <w:marRight w:val="0"/>
      <w:marTop w:val="0"/>
      <w:marBottom w:val="0"/>
      <w:divBdr>
        <w:top w:val="none" w:sz="0" w:space="0" w:color="auto"/>
        <w:left w:val="none" w:sz="0" w:space="0" w:color="auto"/>
        <w:bottom w:val="none" w:sz="0" w:space="0" w:color="auto"/>
        <w:right w:val="none" w:sz="0" w:space="0" w:color="auto"/>
      </w:divBdr>
    </w:div>
    <w:div w:id="1279800090">
      <w:bodyDiv w:val="1"/>
      <w:marLeft w:val="0"/>
      <w:marRight w:val="0"/>
      <w:marTop w:val="0"/>
      <w:marBottom w:val="0"/>
      <w:divBdr>
        <w:top w:val="none" w:sz="0" w:space="0" w:color="auto"/>
        <w:left w:val="none" w:sz="0" w:space="0" w:color="auto"/>
        <w:bottom w:val="none" w:sz="0" w:space="0" w:color="auto"/>
        <w:right w:val="none" w:sz="0" w:space="0" w:color="auto"/>
      </w:divBdr>
    </w:div>
    <w:div w:id="1282422026">
      <w:bodyDiv w:val="1"/>
      <w:marLeft w:val="0"/>
      <w:marRight w:val="0"/>
      <w:marTop w:val="0"/>
      <w:marBottom w:val="0"/>
      <w:divBdr>
        <w:top w:val="none" w:sz="0" w:space="0" w:color="auto"/>
        <w:left w:val="none" w:sz="0" w:space="0" w:color="auto"/>
        <w:bottom w:val="none" w:sz="0" w:space="0" w:color="auto"/>
        <w:right w:val="none" w:sz="0" w:space="0" w:color="auto"/>
      </w:divBdr>
    </w:div>
    <w:div w:id="1289973252">
      <w:bodyDiv w:val="1"/>
      <w:marLeft w:val="0"/>
      <w:marRight w:val="0"/>
      <w:marTop w:val="0"/>
      <w:marBottom w:val="0"/>
      <w:divBdr>
        <w:top w:val="none" w:sz="0" w:space="0" w:color="auto"/>
        <w:left w:val="none" w:sz="0" w:space="0" w:color="auto"/>
        <w:bottom w:val="none" w:sz="0" w:space="0" w:color="auto"/>
        <w:right w:val="none" w:sz="0" w:space="0" w:color="auto"/>
      </w:divBdr>
    </w:div>
    <w:div w:id="1291402315">
      <w:bodyDiv w:val="1"/>
      <w:marLeft w:val="0"/>
      <w:marRight w:val="0"/>
      <w:marTop w:val="0"/>
      <w:marBottom w:val="0"/>
      <w:divBdr>
        <w:top w:val="none" w:sz="0" w:space="0" w:color="auto"/>
        <w:left w:val="none" w:sz="0" w:space="0" w:color="auto"/>
        <w:bottom w:val="none" w:sz="0" w:space="0" w:color="auto"/>
        <w:right w:val="none" w:sz="0" w:space="0" w:color="auto"/>
      </w:divBdr>
    </w:div>
    <w:div w:id="1298098516">
      <w:bodyDiv w:val="1"/>
      <w:marLeft w:val="0"/>
      <w:marRight w:val="0"/>
      <w:marTop w:val="0"/>
      <w:marBottom w:val="0"/>
      <w:divBdr>
        <w:top w:val="none" w:sz="0" w:space="0" w:color="auto"/>
        <w:left w:val="none" w:sz="0" w:space="0" w:color="auto"/>
        <w:bottom w:val="none" w:sz="0" w:space="0" w:color="auto"/>
        <w:right w:val="none" w:sz="0" w:space="0" w:color="auto"/>
      </w:divBdr>
    </w:div>
    <w:div w:id="1305620899">
      <w:bodyDiv w:val="1"/>
      <w:marLeft w:val="0"/>
      <w:marRight w:val="0"/>
      <w:marTop w:val="0"/>
      <w:marBottom w:val="0"/>
      <w:divBdr>
        <w:top w:val="none" w:sz="0" w:space="0" w:color="auto"/>
        <w:left w:val="none" w:sz="0" w:space="0" w:color="auto"/>
        <w:bottom w:val="none" w:sz="0" w:space="0" w:color="auto"/>
        <w:right w:val="none" w:sz="0" w:space="0" w:color="auto"/>
      </w:divBdr>
    </w:div>
    <w:div w:id="1313558886">
      <w:bodyDiv w:val="1"/>
      <w:marLeft w:val="0"/>
      <w:marRight w:val="0"/>
      <w:marTop w:val="0"/>
      <w:marBottom w:val="0"/>
      <w:divBdr>
        <w:top w:val="none" w:sz="0" w:space="0" w:color="auto"/>
        <w:left w:val="none" w:sz="0" w:space="0" w:color="auto"/>
        <w:bottom w:val="none" w:sz="0" w:space="0" w:color="auto"/>
        <w:right w:val="none" w:sz="0" w:space="0" w:color="auto"/>
      </w:divBdr>
    </w:div>
    <w:div w:id="1315376233">
      <w:bodyDiv w:val="1"/>
      <w:marLeft w:val="0"/>
      <w:marRight w:val="0"/>
      <w:marTop w:val="0"/>
      <w:marBottom w:val="0"/>
      <w:divBdr>
        <w:top w:val="none" w:sz="0" w:space="0" w:color="auto"/>
        <w:left w:val="none" w:sz="0" w:space="0" w:color="auto"/>
        <w:bottom w:val="none" w:sz="0" w:space="0" w:color="auto"/>
        <w:right w:val="none" w:sz="0" w:space="0" w:color="auto"/>
      </w:divBdr>
    </w:div>
    <w:div w:id="1315717253">
      <w:bodyDiv w:val="1"/>
      <w:marLeft w:val="0"/>
      <w:marRight w:val="0"/>
      <w:marTop w:val="0"/>
      <w:marBottom w:val="0"/>
      <w:divBdr>
        <w:top w:val="none" w:sz="0" w:space="0" w:color="auto"/>
        <w:left w:val="none" w:sz="0" w:space="0" w:color="auto"/>
        <w:bottom w:val="none" w:sz="0" w:space="0" w:color="auto"/>
        <w:right w:val="none" w:sz="0" w:space="0" w:color="auto"/>
      </w:divBdr>
    </w:div>
    <w:div w:id="1316841828">
      <w:bodyDiv w:val="1"/>
      <w:marLeft w:val="0"/>
      <w:marRight w:val="0"/>
      <w:marTop w:val="0"/>
      <w:marBottom w:val="0"/>
      <w:divBdr>
        <w:top w:val="none" w:sz="0" w:space="0" w:color="auto"/>
        <w:left w:val="none" w:sz="0" w:space="0" w:color="auto"/>
        <w:bottom w:val="none" w:sz="0" w:space="0" w:color="auto"/>
        <w:right w:val="none" w:sz="0" w:space="0" w:color="auto"/>
      </w:divBdr>
    </w:div>
    <w:div w:id="1349135168">
      <w:bodyDiv w:val="1"/>
      <w:marLeft w:val="0"/>
      <w:marRight w:val="0"/>
      <w:marTop w:val="0"/>
      <w:marBottom w:val="0"/>
      <w:divBdr>
        <w:top w:val="none" w:sz="0" w:space="0" w:color="auto"/>
        <w:left w:val="none" w:sz="0" w:space="0" w:color="auto"/>
        <w:bottom w:val="none" w:sz="0" w:space="0" w:color="auto"/>
        <w:right w:val="none" w:sz="0" w:space="0" w:color="auto"/>
      </w:divBdr>
    </w:div>
    <w:div w:id="1351420498">
      <w:bodyDiv w:val="1"/>
      <w:marLeft w:val="0"/>
      <w:marRight w:val="0"/>
      <w:marTop w:val="0"/>
      <w:marBottom w:val="0"/>
      <w:divBdr>
        <w:top w:val="none" w:sz="0" w:space="0" w:color="auto"/>
        <w:left w:val="none" w:sz="0" w:space="0" w:color="auto"/>
        <w:bottom w:val="none" w:sz="0" w:space="0" w:color="auto"/>
        <w:right w:val="none" w:sz="0" w:space="0" w:color="auto"/>
      </w:divBdr>
    </w:div>
    <w:div w:id="1352804548">
      <w:bodyDiv w:val="1"/>
      <w:marLeft w:val="0"/>
      <w:marRight w:val="0"/>
      <w:marTop w:val="0"/>
      <w:marBottom w:val="0"/>
      <w:divBdr>
        <w:top w:val="none" w:sz="0" w:space="0" w:color="auto"/>
        <w:left w:val="none" w:sz="0" w:space="0" w:color="auto"/>
        <w:bottom w:val="none" w:sz="0" w:space="0" w:color="auto"/>
        <w:right w:val="none" w:sz="0" w:space="0" w:color="auto"/>
      </w:divBdr>
    </w:div>
    <w:div w:id="1358047114">
      <w:bodyDiv w:val="1"/>
      <w:marLeft w:val="0"/>
      <w:marRight w:val="0"/>
      <w:marTop w:val="0"/>
      <w:marBottom w:val="0"/>
      <w:divBdr>
        <w:top w:val="none" w:sz="0" w:space="0" w:color="auto"/>
        <w:left w:val="none" w:sz="0" w:space="0" w:color="auto"/>
        <w:bottom w:val="none" w:sz="0" w:space="0" w:color="auto"/>
        <w:right w:val="none" w:sz="0" w:space="0" w:color="auto"/>
      </w:divBdr>
    </w:div>
    <w:div w:id="1359157038">
      <w:bodyDiv w:val="1"/>
      <w:marLeft w:val="0"/>
      <w:marRight w:val="0"/>
      <w:marTop w:val="0"/>
      <w:marBottom w:val="0"/>
      <w:divBdr>
        <w:top w:val="none" w:sz="0" w:space="0" w:color="auto"/>
        <w:left w:val="none" w:sz="0" w:space="0" w:color="auto"/>
        <w:bottom w:val="none" w:sz="0" w:space="0" w:color="auto"/>
        <w:right w:val="none" w:sz="0" w:space="0" w:color="auto"/>
      </w:divBdr>
    </w:div>
    <w:div w:id="1361972600">
      <w:bodyDiv w:val="1"/>
      <w:marLeft w:val="0"/>
      <w:marRight w:val="0"/>
      <w:marTop w:val="0"/>
      <w:marBottom w:val="0"/>
      <w:divBdr>
        <w:top w:val="none" w:sz="0" w:space="0" w:color="auto"/>
        <w:left w:val="none" w:sz="0" w:space="0" w:color="auto"/>
        <w:bottom w:val="none" w:sz="0" w:space="0" w:color="auto"/>
        <w:right w:val="none" w:sz="0" w:space="0" w:color="auto"/>
      </w:divBdr>
    </w:div>
    <w:div w:id="1371804916">
      <w:bodyDiv w:val="1"/>
      <w:marLeft w:val="0"/>
      <w:marRight w:val="0"/>
      <w:marTop w:val="0"/>
      <w:marBottom w:val="0"/>
      <w:divBdr>
        <w:top w:val="none" w:sz="0" w:space="0" w:color="auto"/>
        <w:left w:val="none" w:sz="0" w:space="0" w:color="auto"/>
        <w:bottom w:val="none" w:sz="0" w:space="0" w:color="auto"/>
        <w:right w:val="none" w:sz="0" w:space="0" w:color="auto"/>
      </w:divBdr>
    </w:div>
    <w:div w:id="1372925979">
      <w:bodyDiv w:val="1"/>
      <w:marLeft w:val="0"/>
      <w:marRight w:val="0"/>
      <w:marTop w:val="0"/>
      <w:marBottom w:val="0"/>
      <w:divBdr>
        <w:top w:val="none" w:sz="0" w:space="0" w:color="auto"/>
        <w:left w:val="none" w:sz="0" w:space="0" w:color="auto"/>
        <w:bottom w:val="none" w:sz="0" w:space="0" w:color="auto"/>
        <w:right w:val="none" w:sz="0" w:space="0" w:color="auto"/>
      </w:divBdr>
    </w:div>
    <w:div w:id="1378046106">
      <w:bodyDiv w:val="1"/>
      <w:marLeft w:val="0"/>
      <w:marRight w:val="0"/>
      <w:marTop w:val="0"/>
      <w:marBottom w:val="0"/>
      <w:divBdr>
        <w:top w:val="none" w:sz="0" w:space="0" w:color="auto"/>
        <w:left w:val="none" w:sz="0" w:space="0" w:color="auto"/>
        <w:bottom w:val="none" w:sz="0" w:space="0" w:color="auto"/>
        <w:right w:val="none" w:sz="0" w:space="0" w:color="auto"/>
      </w:divBdr>
    </w:div>
    <w:div w:id="1380588285">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393695914">
      <w:bodyDiv w:val="1"/>
      <w:marLeft w:val="0"/>
      <w:marRight w:val="0"/>
      <w:marTop w:val="0"/>
      <w:marBottom w:val="0"/>
      <w:divBdr>
        <w:top w:val="none" w:sz="0" w:space="0" w:color="auto"/>
        <w:left w:val="none" w:sz="0" w:space="0" w:color="auto"/>
        <w:bottom w:val="none" w:sz="0" w:space="0" w:color="auto"/>
        <w:right w:val="none" w:sz="0" w:space="0" w:color="auto"/>
      </w:divBdr>
    </w:div>
    <w:div w:id="1396079711">
      <w:bodyDiv w:val="1"/>
      <w:marLeft w:val="0"/>
      <w:marRight w:val="0"/>
      <w:marTop w:val="0"/>
      <w:marBottom w:val="0"/>
      <w:divBdr>
        <w:top w:val="none" w:sz="0" w:space="0" w:color="auto"/>
        <w:left w:val="none" w:sz="0" w:space="0" w:color="auto"/>
        <w:bottom w:val="none" w:sz="0" w:space="0" w:color="auto"/>
        <w:right w:val="none" w:sz="0" w:space="0" w:color="auto"/>
      </w:divBdr>
    </w:div>
    <w:div w:id="1397507785">
      <w:bodyDiv w:val="1"/>
      <w:marLeft w:val="0"/>
      <w:marRight w:val="0"/>
      <w:marTop w:val="0"/>
      <w:marBottom w:val="0"/>
      <w:divBdr>
        <w:top w:val="none" w:sz="0" w:space="0" w:color="auto"/>
        <w:left w:val="none" w:sz="0" w:space="0" w:color="auto"/>
        <w:bottom w:val="none" w:sz="0" w:space="0" w:color="auto"/>
        <w:right w:val="none" w:sz="0" w:space="0" w:color="auto"/>
      </w:divBdr>
    </w:div>
    <w:div w:id="1399861761">
      <w:bodyDiv w:val="1"/>
      <w:marLeft w:val="0"/>
      <w:marRight w:val="0"/>
      <w:marTop w:val="0"/>
      <w:marBottom w:val="0"/>
      <w:divBdr>
        <w:top w:val="none" w:sz="0" w:space="0" w:color="auto"/>
        <w:left w:val="none" w:sz="0" w:space="0" w:color="auto"/>
        <w:bottom w:val="none" w:sz="0" w:space="0" w:color="auto"/>
        <w:right w:val="none" w:sz="0" w:space="0" w:color="auto"/>
      </w:divBdr>
    </w:div>
    <w:div w:id="1410738083">
      <w:bodyDiv w:val="1"/>
      <w:marLeft w:val="0"/>
      <w:marRight w:val="0"/>
      <w:marTop w:val="0"/>
      <w:marBottom w:val="0"/>
      <w:divBdr>
        <w:top w:val="none" w:sz="0" w:space="0" w:color="auto"/>
        <w:left w:val="none" w:sz="0" w:space="0" w:color="auto"/>
        <w:bottom w:val="none" w:sz="0" w:space="0" w:color="auto"/>
        <w:right w:val="none" w:sz="0" w:space="0" w:color="auto"/>
      </w:divBdr>
    </w:div>
    <w:div w:id="1412388062">
      <w:bodyDiv w:val="1"/>
      <w:marLeft w:val="0"/>
      <w:marRight w:val="0"/>
      <w:marTop w:val="0"/>
      <w:marBottom w:val="0"/>
      <w:divBdr>
        <w:top w:val="none" w:sz="0" w:space="0" w:color="auto"/>
        <w:left w:val="none" w:sz="0" w:space="0" w:color="auto"/>
        <w:bottom w:val="none" w:sz="0" w:space="0" w:color="auto"/>
        <w:right w:val="none" w:sz="0" w:space="0" w:color="auto"/>
      </w:divBdr>
    </w:div>
    <w:div w:id="1412779342">
      <w:bodyDiv w:val="1"/>
      <w:marLeft w:val="0"/>
      <w:marRight w:val="0"/>
      <w:marTop w:val="0"/>
      <w:marBottom w:val="0"/>
      <w:divBdr>
        <w:top w:val="none" w:sz="0" w:space="0" w:color="auto"/>
        <w:left w:val="none" w:sz="0" w:space="0" w:color="auto"/>
        <w:bottom w:val="none" w:sz="0" w:space="0" w:color="auto"/>
        <w:right w:val="none" w:sz="0" w:space="0" w:color="auto"/>
      </w:divBdr>
    </w:div>
    <w:div w:id="1412968672">
      <w:bodyDiv w:val="1"/>
      <w:marLeft w:val="0"/>
      <w:marRight w:val="0"/>
      <w:marTop w:val="0"/>
      <w:marBottom w:val="0"/>
      <w:divBdr>
        <w:top w:val="none" w:sz="0" w:space="0" w:color="auto"/>
        <w:left w:val="none" w:sz="0" w:space="0" w:color="auto"/>
        <w:bottom w:val="none" w:sz="0" w:space="0" w:color="auto"/>
        <w:right w:val="none" w:sz="0" w:space="0" w:color="auto"/>
      </w:divBdr>
    </w:div>
    <w:div w:id="1413238438">
      <w:bodyDiv w:val="1"/>
      <w:marLeft w:val="0"/>
      <w:marRight w:val="0"/>
      <w:marTop w:val="0"/>
      <w:marBottom w:val="0"/>
      <w:divBdr>
        <w:top w:val="none" w:sz="0" w:space="0" w:color="auto"/>
        <w:left w:val="none" w:sz="0" w:space="0" w:color="auto"/>
        <w:bottom w:val="none" w:sz="0" w:space="0" w:color="auto"/>
        <w:right w:val="none" w:sz="0" w:space="0" w:color="auto"/>
      </w:divBdr>
    </w:div>
    <w:div w:id="1416627084">
      <w:bodyDiv w:val="1"/>
      <w:marLeft w:val="0"/>
      <w:marRight w:val="0"/>
      <w:marTop w:val="0"/>
      <w:marBottom w:val="0"/>
      <w:divBdr>
        <w:top w:val="none" w:sz="0" w:space="0" w:color="auto"/>
        <w:left w:val="none" w:sz="0" w:space="0" w:color="auto"/>
        <w:bottom w:val="none" w:sz="0" w:space="0" w:color="auto"/>
        <w:right w:val="none" w:sz="0" w:space="0" w:color="auto"/>
      </w:divBdr>
    </w:div>
    <w:div w:id="1419252773">
      <w:bodyDiv w:val="1"/>
      <w:marLeft w:val="0"/>
      <w:marRight w:val="0"/>
      <w:marTop w:val="0"/>
      <w:marBottom w:val="0"/>
      <w:divBdr>
        <w:top w:val="none" w:sz="0" w:space="0" w:color="auto"/>
        <w:left w:val="none" w:sz="0" w:space="0" w:color="auto"/>
        <w:bottom w:val="none" w:sz="0" w:space="0" w:color="auto"/>
        <w:right w:val="none" w:sz="0" w:space="0" w:color="auto"/>
      </w:divBdr>
    </w:div>
    <w:div w:id="1419592717">
      <w:bodyDiv w:val="1"/>
      <w:marLeft w:val="0"/>
      <w:marRight w:val="0"/>
      <w:marTop w:val="0"/>
      <w:marBottom w:val="0"/>
      <w:divBdr>
        <w:top w:val="none" w:sz="0" w:space="0" w:color="auto"/>
        <w:left w:val="none" w:sz="0" w:space="0" w:color="auto"/>
        <w:bottom w:val="none" w:sz="0" w:space="0" w:color="auto"/>
        <w:right w:val="none" w:sz="0" w:space="0" w:color="auto"/>
      </w:divBdr>
    </w:div>
    <w:div w:id="1422332683">
      <w:bodyDiv w:val="1"/>
      <w:marLeft w:val="0"/>
      <w:marRight w:val="0"/>
      <w:marTop w:val="0"/>
      <w:marBottom w:val="0"/>
      <w:divBdr>
        <w:top w:val="none" w:sz="0" w:space="0" w:color="auto"/>
        <w:left w:val="none" w:sz="0" w:space="0" w:color="auto"/>
        <w:bottom w:val="none" w:sz="0" w:space="0" w:color="auto"/>
        <w:right w:val="none" w:sz="0" w:space="0" w:color="auto"/>
      </w:divBdr>
    </w:div>
    <w:div w:id="1434009570">
      <w:bodyDiv w:val="1"/>
      <w:marLeft w:val="0"/>
      <w:marRight w:val="0"/>
      <w:marTop w:val="0"/>
      <w:marBottom w:val="0"/>
      <w:divBdr>
        <w:top w:val="none" w:sz="0" w:space="0" w:color="auto"/>
        <w:left w:val="none" w:sz="0" w:space="0" w:color="auto"/>
        <w:bottom w:val="none" w:sz="0" w:space="0" w:color="auto"/>
        <w:right w:val="none" w:sz="0" w:space="0" w:color="auto"/>
      </w:divBdr>
    </w:div>
    <w:div w:id="1437670436">
      <w:bodyDiv w:val="1"/>
      <w:marLeft w:val="0"/>
      <w:marRight w:val="0"/>
      <w:marTop w:val="0"/>
      <w:marBottom w:val="0"/>
      <w:divBdr>
        <w:top w:val="none" w:sz="0" w:space="0" w:color="auto"/>
        <w:left w:val="none" w:sz="0" w:space="0" w:color="auto"/>
        <w:bottom w:val="none" w:sz="0" w:space="0" w:color="auto"/>
        <w:right w:val="none" w:sz="0" w:space="0" w:color="auto"/>
      </w:divBdr>
    </w:div>
    <w:div w:id="1439907722">
      <w:bodyDiv w:val="1"/>
      <w:marLeft w:val="0"/>
      <w:marRight w:val="0"/>
      <w:marTop w:val="0"/>
      <w:marBottom w:val="0"/>
      <w:divBdr>
        <w:top w:val="none" w:sz="0" w:space="0" w:color="auto"/>
        <w:left w:val="none" w:sz="0" w:space="0" w:color="auto"/>
        <w:bottom w:val="none" w:sz="0" w:space="0" w:color="auto"/>
        <w:right w:val="none" w:sz="0" w:space="0" w:color="auto"/>
      </w:divBdr>
    </w:div>
    <w:div w:id="1450516415">
      <w:bodyDiv w:val="1"/>
      <w:marLeft w:val="0"/>
      <w:marRight w:val="0"/>
      <w:marTop w:val="0"/>
      <w:marBottom w:val="0"/>
      <w:divBdr>
        <w:top w:val="none" w:sz="0" w:space="0" w:color="auto"/>
        <w:left w:val="none" w:sz="0" w:space="0" w:color="auto"/>
        <w:bottom w:val="none" w:sz="0" w:space="0" w:color="auto"/>
        <w:right w:val="none" w:sz="0" w:space="0" w:color="auto"/>
      </w:divBdr>
    </w:div>
    <w:div w:id="1451127755">
      <w:bodyDiv w:val="1"/>
      <w:marLeft w:val="0"/>
      <w:marRight w:val="0"/>
      <w:marTop w:val="0"/>
      <w:marBottom w:val="0"/>
      <w:divBdr>
        <w:top w:val="none" w:sz="0" w:space="0" w:color="auto"/>
        <w:left w:val="none" w:sz="0" w:space="0" w:color="auto"/>
        <w:bottom w:val="none" w:sz="0" w:space="0" w:color="auto"/>
        <w:right w:val="none" w:sz="0" w:space="0" w:color="auto"/>
      </w:divBdr>
    </w:div>
    <w:div w:id="1460875969">
      <w:bodyDiv w:val="1"/>
      <w:marLeft w:val="0"/>
      <w:marRight w:val="0"/>
      <w:marTop w:val="0"/>
      <w:marBottom w:val="0"/>
      <w:divBdr>
        <w:top w:val="none" w:sz="0" w:space="0" w:color="auto"/>
        <w:left w:val="none" w:sz="0" w:space="0" w:color="auto"/>
        <w:bottom w:val="none" w:sz="0" w:space="0" w:color="auto"/>
        <w:right w:val="none" w:sz="0" w:space="0" w:color="auto"/>
      </w:divBdr>
    </w:div>
    <w:div w:id="1469661264">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479955813">
      <w:bodyDiv w:val="1"/>
      <w:marLeft w:val="0"/>
      <w:marRight w:val="0"/>
      <w:marTop w:val="0"/>
      <w:marBottom w:val="0"/>
      <w:divBdr>
        <w:top w:val="none" w:sz="0" w:space="0" w:color="auto"/>
        <w:left w:val="none" w:sz="0" w:space="0" w:color="auto"/>
        <w:bottom w:val="none" w:sz="0" w:space="0" w:color="auto"/>
        <w:right w:val="none" w:sz="0" w:space="0" w:color="auto"/>
      </w:divBdr>
    </w:div>
    <w:div w:id="1481145494">
      <w:bodyDiv w:val="1"/>
      <w:marLeft w:val="0"/>
      <w:marRight w:val="0"/>
      <w:marTop w:val="0"/>
      <w:marBottom w:val="0"/>
      <w:divBdr>
        <w:top w:val="none" w:sz="0" w:space="0" w:color="auto"/>
        <w:left w:val="none" w:sz="0" w:space="0" w:color="auto"/>
        <w:bottom w:val="none" w:sz="0" w:space="0" w:color="auto"/>
        <w:right w:val="none" w:sz="0" w:space="0" w:color="auto"/>
      </w:divBdr>
    </w:div>
    <w:div w:id="1495221346">
      <w:bodyDiv w:val="1"/>
      <w:marLeft w:val="0"/>
      <w:marRight w:val="0"/>
      <w:marTop w:val="0"/>
      <w:marBottom w:val="0"/>
      <w:divBdr>
        <w:top w:val="none" w:sz="0" w:space="0" w:color="auto"/>
        <w:left w:val="none" w:sz="0" w:space="0" w:color="auto"/>
        <w:bottom w:val="none" w:sz="0" w:space="0" w:color="auto"/>
        <w:right w:val="none" w:sz="0" w:space="0" w:color="auto"/>
      </w:divBdr>
    </w:div>
    <w:div w:id="1499685410">
      <w:bodyDiv w:val="1"/>
      <w:marLeft w:val="0"/>
      <w:marRight w:val="0"/>
      <w:marTop w:val="0"/>
      <w:marBottom w:val="0"/>
      <w:divBdr>
        <w:top w:val="none" w:sz="0" w:space="0" w:color="auto"/>
        <w:left w:val="none" w:sz="0" w:space="0" w:color="auto"/>
        <w:bottom w:val="none" w:sz="0" w:space="0" w:color="auto"/>
        <w:right w:val="none" w:sz="0" w:space="0" w:color="auto"/>
      </w:divBdr>
    </w:div>
    <w:div w:id="1501385605">
      <w:bodyDiv w:val="1"/>
      <w:marLeft w:val="0"/>
      <w:marRight w:val="0"/>
      <w:marTop w:val="0"/>
      <w:marBottom w:val="0"/>
      <w:divBdr>
        <w:top w:val="none" w:sz="0" w:space="0" w:color="auto"/>
        <w:left w:val="none" w:sz="0" w:space="0" w:color="auto"/>
        <w:bottom w:val="none" w:sz="0" w:space="0" w:color="auto"/>
        <w:right w:val="none" w:sz="0" w:space="0" w:color="auto"/>
      </w:divBdr>
    </w:div>
    <w:div w:id="1507593395">
      <w:bodyDiv w:val="1"/>
      <w:marLeft w:val="0"/>
      <w:marRight w:val="0"/>
      <w:marTop w:val="0"/>
      <w:marBottom w:val="0"/>
      <w:divBdr>
        <w:top w:val="none" w:sz="0" w:space="0" w:color="auto"/>
        <w:left w:val="none" w:sz="0" w:space="0" w:color="auto"/>
        <w:bottom w:val="none" w:sz="0" w:space="0" w:color="auto"/>
        <w:right w:val="none" w:sz="0" w:space="0" w:color="auto"/>
      </w:divBdr>
    </w:div>
    <w:div w:id="1515995260">
      <w:bodyDiv w:val="1"/>
      <w:marLeft w:val="0"/>
      <w:marRight w:val="0"/>
      <w:marTop w:val="0"/>
      <w:marBottom w:val="0"/>
      <w:divBdr>
        <w:top w:val="none" w:sz="0" w:space="0" w:color="auto"/>
        <w:left w:val="none" w:sz="0" w:space="0" w:color="auto"/>
        <w:bottom w:val="none" w:sz="0" w:space="0" w:color="auto"/>
        <w:right w:val="none" w:sz="0" w:space="0" w:color="auto"/>
      </w:divBdr>
    </w:div>
    <w:div w:id="1517576824">
      <w:bodyDiv w:val="1"/>
      <w:marLeft w:val="0"/>
      <w:marRight w:val="0"/>
      <w:marTop w:val="0"/>
      <w:marBottom w:val="0"/>
      <w:divBdr>
        <w:top w:val="none" w:sz="0" w:space="0" w:color="auto"/>
        <w:left w:val="none" w:sz="0" w:space="0" w:color="auto"/>
        <w:bottom w:val="none" w:sz="0" w:space="0" w:color="auto"/>
        <w:right w:val="none" w:sz="0" w:space="0" w:color="auto"/>
      </w:divBdr>
    </w:div>
    <w:div w:id="1522671287">
      <w:bodyDiv w:val="1"/>
      <w:marLeft w:val="0"/>
      <w:marRight w:val="0"/>
      <w:marTop w:val="0"/>
      <w:marBottom w:val="0"/>
      <w:divBdr>
        <w:top w:val="none" w:sz="0" w:space="0" w:color="auto"/>
        <w:left w:val="none" w:sz="0" w:space="0" w:color="auto"/>
        <w:bottom w:val="none" w:sz="0" w:space="0" w:color="auto"/>
        <w:right w:val="none" w:sz="0" w:space="0" w:color="auto"/>
      </w:divBdr>
    </w:div>
    <w:div w:id="1535801056">
      <w:bodyDiv w:val="1"/>
      <w:marLeft w:val="0"/>
      <w:marRight w:val="0"/>
      <w:marTop w:val="0"/>
      <w:marBottom w:val="0"/>
      <w:divBdr>
        <w:top w:val="none" w:sz="0" w:space="0" w:color="auto"/>
        <w:left w:val="none" w:sz="0" w:space="0" w:color="auto"/>
        <w:bottom w:val="none" w:sz="0" w:space="0" w:color="auto"/>
        <w:right w:val="none" w:sz="0" w:space="0" w:color="auto"/>
      </w:divBdr>
    </w:div>
    <w:div w:id="1540162619">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567839410">
      <w:bodyDiv w:val="1"/>
      <w:marLeft w:val="0"/>
      <w:marRight w:val="0"/>
      <w:marTop w:val="0"/>
      <w:marBottom w:val="0"/>
      <w:divBdr>
        <w:top w:val="none" w:sz="0" w:space="0" w:color="auto"/>
        <w:left w:val="none" w:sz="0" w:space="0" w:color="auto"/>
        <w:bottom w:val="none" w:sz="0" w:space="0" w:color="auto"/>
        <w:right w:val="none" w:sz="0" w:space="0" w:color="auto"/>
      </w:divBdr>
    </w:div>
    <w:div w:id="1576937736">
      <w:bodyDiv w:val="1"/>
      <w:marLeft w:val="0"/>
      <w:marRight w:val="0"/>
      <w:marTop w:val="0"/>
      <w:marBottom w:val="0"/>
      <w:divBdr>
        <w:top w:val="none" w:sz="0" w:space="0" w:color="auto"/>
        <w:left w:val="none" w:sz="0" w:space="0" w:color="auto"/>
        <w:bottom w:val="none" w:sz="0" w:space="0" w:color="auto"/>
        <w:right w:val="none" w:sz="0" w:space="0" w:color="auto"/>
      </w:divBdr>
    </w:div>
    <w:div w:id="1587884092">
      <w:bodyDiv w:val="1"/>
      <w:marLeft w:val="0"/>
      <w:marRight w:val="0"/>
      <w:marTop w:val="0"/>
      <w:marBottom w:val="0"/>
      <w:divBdr>
        <w:top w:val="none" w:sz="0" w:space="0" w:color="auto"/>
        <w:left w:val="none" w:sz="0" w:space="0" w:color="auto"/>
        <w:bottom w:val="none" w:sz="0" w:space="0" w:color="auto"/>
        <w:right w:val="none" w:sz="0" w:space="0" w:color="auto"/>
      </w:divBdr>
    </w:div>
    <w:div w:id="1596748733">
      <w:bodyDiv w:val="1"/>
      <w:marLeft w:val="0"/>
      <w:marRight w:val="0"/>
      <w:marTop w:val="0"/>
      <w:marBottom w:val="0"/>
      <w:divBdr>
        <w:top w:val="none" w:sz="0" w:space="0" w:color="auto"/>
        <w:left w:val="none" w:sz="0" w:space="0" w:color="auto"/>
        <w:bottom w:val="none" w:sz="0" w:space="0" w:color="auto"/>
        <w:right w:val="none" w:sz="0" w:space="0" w:color="auto"/>
      </w:divBdr>
    </w:div>
    <w:div w:id="1620069922">
      <w:bodyDiv w:val="1"/>
      <w:marLeft w:val="0"/>
      <w:marRight w:val="0"/>
      <w:marTop w:val="0"/>
      <w:marBottom w:val="0"/>
      <w:divBdr>
        <w:top w:val="none" w:sz="0" w:space="0" w:color="auto"/>
        <w:left w:val="none" w:sz="0" w:space="0" w:color="auto"/>
        <w:bottom w:val="none" w:sz="0" w:space="0" w:color="auto"/>
        <w:right w:val="none" w:sz="0" w:space="0" w:color="auto"/>
      </w:divBdr>
    </w:div>
    <w:div w:id="1624655967">
      <w:bodyDiv w:val="1"/>
      <w:marLeft w:val="0"/>
      <w:marRight w:val="0"/>
      <w:marTop w:val="0"/>
      <w:marBottom w:val="0"/>
      <w:divBdr>
        <w:top w:val="none" w:sz="0" w:space="0" w:color="auto"/>
        <w:left w:val="none" w:sz="0" w:space="0" w:color="auto"/>
        <w:bottom w:val="none" w:sz="0" w:space="0" w:color="auto"/>
        <w:right w:val="none" w:sz="0" w:space="0" w:color="auto"/>
      </w:divBdr>
    </w:div>
    <w:div w:id="1648708409">
      <w:bodyDiv w:val="1"/>
      <w:marLeft w:val="0"/>
      <w:marRight w:val="0"/>
      <w:marTop w:val="0"/>
      <w:marBottom w:val="0"/>
      <w:divBdr>
        <w:top w:val="none" w:sz="0" w:space="0" w:color="auto"/>
        <w:left w:val="none" w:sz="0" w:space="0" w:color="auto"/>
        <w:bottom w:val="none" w:sz="0" w:space="0" w:color="auto"/>
        <w:right w:val="none" w:sz="0" w:space="0" w:color="auto"/>
      </w:divBdr>
    </w:div>
    <w:div w:id="1650673518">
      <w:bodyDiv w:val="1"/>
      <w:marLeft w:val="0"/>
      <w:marRight w:val="0"/>
      <w:marTop w:val="0"/>
      <w:marBottom w:val="0"/>
      <w:divBdr>
        <w:top w:val="none" w:sz="0" w:space="0" w:color="auto"/>
        <w:left w:val="none" w:sz="0" w:space="0" w:color="auto"/>
        <w:bottom w:val="none" w:sz="0" w:space="0" w:color="auto"/>
        <w:right w:val="none" w:sz="0" w:space="0" w:color="auto"/>
      </w:divBdr>
    </w:div>
    <w:div w:id="1659916649">
      <w:bodyDiv w:val="1"/>
      <w:marLeft w:val="0"/>
      <w:marRight w:val="0"/>
      <w:marTop w:val="0"/>
      <w:marBottom w:val="0"/>
      <w:divBdr>
        <w:top w:val="none" w:sz="0" w:space="0" w:color="auto"/>
        <w:left w:val="none" w:sz="0" w:space="0" w:color="auto"/>
        <w:bottom w:val="none" w:sz="0" w:space="0" w:color="auto"/>
        <w:right w:val="none" w:sz="0" w:space="0" w:color="auto"/>
      </w:divBdr>
    </w:div>
    <w:div w:id="1668098377">
      <w:bodyDiv w:val="1"/>
      <w:marLeft w:val="0"/>
      <w:marRight w:val="0"/>
      <w:marTop w:val="0"/>
      <w:marBottom w:val="0"/>
      <w:divBdr>
        <w:top w:val="none" w:sz="0" w:space="0" w:color="auto"/>
        <w:left w:val="none" w:sz="0" w:space="0" w:color="auto"/>
        <w:bottom w:val="none" w:sz="0" w:space="0" w:color="auto"/>
        <w:right w:val="none" w:sz="0" w:space="0" w:color="auto"/>
      </w:divBdr>
    </w:div>
    <w:div w:id="1670907194">
      <w:bodyDiv w:val="1"/>
      <w:marLeft w:val="0"/>
      <w:marRight w:val="0"/>
      <w:marTop w:val="0"/>
      <w:marBottom w:val="0"/>
      <w:divBdr>
        <w:top w:val="none" w:sz="0" w:space="0" w:color="auto"/>
        <w:left w:val="none" w:sz="0" w:space="0" w:color="auto"/>
        <w:bottom w:val="none" w:sz="0" w:space="0" w:color="auto"/>
        <w:right w:val="none" w:sz="0" w:space="0" w:color="auto"/>
      </w:divBdr>
    </w:div>
    <w:div w:id="1689256260">
      <w:bodyDiv w:val="1"/>
      <w:marLeft w:val="0"/>
      <w:marRight w:val="0"/>
      <w:marTop w:val="0"/>
      <w:marBottom w:val="0"/>
      <w:divBdr>
        <w:top w:val="none" w:sz="0" w:space="0" w:color="auto"/>
        <w:left w:val="none" w:sz="0" w:space="0" w:color="auto"/>
        <w:bottom w:val="none" w:sz="0" w:space="0" w:color="auto"/>
        <w:right w:val="none" w:sz="0" w:space="0" w:color="auto"/>
      </w:divBdr>
    </w:div>
    <w:div w:id="1694958442">
      <w:bodyDiv w:val="1"/>
      <w:marLeft w:val="0"/>
      <w:marRight w:val="0"/>
      <w:marTop w:val="0"/>
      <w:marBottom w:val="0"/>
      <w:divBdr>
        <w:top w:val="none" w:sz="0" w:space="0" w:color="auto"/>
        <w:left w:val="none" w:sz="0" w:space="0" w:color="auto"/>
        <w:bottom w:val="none" w:sz="0" w:space="0" w:color="auto"/>
        <w:right w:val="none" w:sz="0" w:space="0" w:color="auto"/>
      </w:divBdr>
    </w:div>
    <w:div w:id="1697343823">
      <w:bodyDiv w:val="1"/>
      <w:marLeft w:val="0"/>
      <w:marRight w:val="0"/>
      <w:marTop w:val="0"/>
      <w:marBottom w:val="0"/>
      <w:divBdr>
        <w:top w:val="none" w:sz="0" w:space="0" w:color="auto"/>
        <w:left w:val="none" w:sz="0" w:space="0" w:color="auto"/>
        <w:bottom w:val="none" w:sz="0" w:space="0" w:color="auto"/>
        <w:right w:val="none" w:sz="0" w:space="0" w:color="auto"/>
      </w:divBdr>
    </w:div>
    <w:div w:id="1697459771">
      <w:bodyDiv w:val="1"/>
      <w:marLeft w:val="0"/>
      <w:marRight w:val="0"/>
      <w:marTop w:val="0"/>
      <w:marBottom w:val="0"/>
      <w:divBdr>
        <w:top w:val="none" w:sz="0" w:space="0" w:color="auto"/>
        <w:left w:val="none" w:sz="0" w:space="0" w:color="auto"/>
        <w:bottom w:val="none" w:sz="0" w:space="0" w:color="auto"/>
        <w:right w:val="none" w:sz="0" w:space="0" w:color="auto"/>
      </w:divBdr>
    </w:div>
    <w:div w:id="1709649243">
      <w:bodyDiv w:val="1"/>
      <w:marLeft w:val="0"/>
      <w:marRight w:val="0"/>
      <w:marTop w:val="0"/>
      <w:marBottom w:val="0"/>
      <w:divBdr>
        <w:top w:val="none" w:sz="0" w:space="0" w:color="auto"/>
        <w:left w:val="none" w:sz="0" w:space="0" w:color="auto"/>
        <w:bottom w:val="none" w:sz="0" w:space="0" w:color="auto"/>
        <w:right w:val="none" w:sz="0" w:space="0" w:color="auto"/>
      </w:divBdr>
    </w:div>
    <w:div w:id="1718429793">
      <w:bodyDiv w:val="1"/>
      <w:marLeft w:val="0"/>
      <w:marRight w:val="0"/>
      <w:marTop w:val="0"/>
      <w:marBottom w:val="0"/>
      <w:divBdr>
        <w:top w:val="none" w:sz="0" w:space="0" w:color="auto"/>
        <w:left w:val="none" w:sz="0" w:space="0" w:color="auto"/>
        <w:bottom w:val="none" w:sz="0" w:space="0" w:color="auto"/>
        <w:right w:val="none" w:sz="0" w:space="0" w:color="auto"/>
      </w:divBdr>
    </w:div>
    <w:div w:id="1727796127">
      <w:bodyDiv w:val="1"/>
      <w:marLeft w:val="0"/>
      <w:marRight w:val="0"/>
      <w:marTop w:val="0"/>
      <w:marBottom w:val="0"/>
      <w:divBdr>
        <w:top w:val="none" w:sz="0" w:space="0" w:color="auto"/>
        <w:left w:val="none" w:sz="0" w:space="0" w:color="auto"/>
        <w:bottom w:val="none" w:sz="0" w:space="0" w:color="auto"/>
        <w:right w:val="none" w:sz="0" w:space="0" w:color="auto"/>
      </w:divBdr>
    </w:div>
    <w:div w:id="1733652663">
      <w:bodyDiv w:val="1"/>
      <w:marLeft w:val="0"/>
      <w:marRight w:val="0"/>
      <w:marTop w:val="0"/>
      <w:marBottom w:val="0"/>
      <w:divBdr>
        <w:top w:val="none" w:sz="0" w:space="0" w:color="auto"/>
        <w:left w:val="none" w:sz="0" w:space="0" w:color="auto"/>
        <w:bottom w:val="none" w:sz="0" w:space="0" w:color="auto"/>
        <w:right w:val="none" w:sz="0" w:space="0" w:color="auto"/>
      </w:divBdr>
    </w:div>
    <w:div w:id="1746494476">
      <w:bodyDiv w:val="1"/>
      <w:marLeft w:val="0"/>
      <w:marRight w:val="0"/>
      <w:marTop w:val="0"/>
      <w:marBottom w:val="0"/>
      <w:divBdr>
        <w:top w:val="none" w:sz="0" w:space="0" w:color="auto"/>
        <w:left w:val="none" w:sz="0" w:space="0" w:color="auto"/>
        <w:bottom w:val="none" w:sz="0" w:space="0" w:color="auto"/>
        <w:right w:val="none" w:sz="0" w:space="0" w:color="auto"/>
      </w:divBdr>
    </w:div>
    <w:div w:id="1757482793">
      <w:bodyDiv w:val="1"/>
      <w:marLeft w:val="0"/>
      <w:marRight w:val="0"/>
      <w:marTop w:val="0"/>
      <w:marBottom w:val="0"/>
      <w:divBdr>
        <w:top w:val="none" w:sz="0" w:space="0" w:color="auto"/>
        <w:left w:val="none" w:sz="0" w:space="0" w:color="auto"/>
        <w:bottom w:val="none" w:sz="0" w:space="0" w:color="auto"/>
        <w:right w:val="none" w:sz="0" w:space="0" w:color="auto"/>
      </w:divBdr>
    </w:div>
    <w:div w:id="1758595171">
      <w:bodyDiv w:val="1"/>
      <w:marLeft w:val="0"/>
      <w:marRight w:val="0"/>
      <w:marTop w:val="0"/>
      <w:marBottom w:val="0"/>
      <w:divBdr>
        <w:top w:val="none" w:sz="0" w:space="0" w:color="auto"/>
        <w:left w:val="none" w:sz="0" w:space="0" w:color="auto"/>
        <w:bottom w:val="none" w:sz="0" w:space="0" w:color="auto"/>
        <w:right w:val="none" w:sz="0" w:space="0" w:color="auto"/>
      </w:divBdr>
    </w:div>
    <w:div w:id="1763142505">
      <w:bodyDiv w:val="1"/>
      <w:marLeft w:val="0"/>
      <w:marRight w:val="0"/>
      <w:marTop w:val="0"/>
      <w:marBottom w:val="0"/>
      <w:divBdr>
        <w:top w:val="none" w:sz="0" w:space="0" w:color="auto"/>
        <w:left w:val="none" w:sz="0" w:space="0" w:color="auto"/>
        <w:bottom w:val="none" w:sz="0" w:space="0" w:color="auto"/>
        <w:right w:val="none" w:sz="0" w:space="0" w:color="auto"/>
      </w:divBdr>
    </w:div>
    <w:div w:id="1763988258">
      <w:bodyDiv w:val="1"/>
      <w:marLeft w:val="0"/>
      <w:marRight w:val="0"/>
      <w:marTop w:val="0"/>
      <w:marBottom w:val="0"/>
      <w:divBdr>
        <w:top w:val="none" w:sz="0" w:space="0" w:color="auto"/>
        <w:left w:val="none" w:sz="0" w:space="0" w:color="auto"/>
        <w:bottom w:val="none" w:sz="0" w:space="0" w:color="auto"/>
        <w:right w:val="none" w:sz="0" w:space="0" w:color="auto"/>
      </w:divBdr>
    </w:div>
    <w:div w:id="1765763876">
      <w:bodyDiv w:val="1"/>
      <w:marLeft w:val="0"/>
      <w:marRight w:val="0"/>
      <w:marTop w:val="0"/>
      <w:marBottom w:val="0"/>
      <w:divBdr>
        <w:top w:val="none" w:sz="0" w:space="0" w:color="auto"/>
        <w:left w:val="none" w:sz="0" w:space="0" w:color="auto"/>
        <w:bottom w:val="none" w:sz="0" w:space="0" w:color="auto"/>
        <w:right w:val="none" w:sz="0" w:space="0" w:color="auto"/>
      </w:divBdr>
    </w:div>
    <w:div w:id="1769498279">
      <w:bodyDiv w:val="1"/>
      <w:marLeft w:val="0"/>
      <w:marRight w:val="0"/>
      <w:marTop w:val="0"/>
      <w:marBottom w:val="0"/>
      <w:divBdr>
        <w:top w:val="none" w:sz="0" w:space="0" w:color="auto"/>
        <w:left w:val="none" w:sz="0" w:space="0" w:color="auto"/>
        <w:bottom w:val="none" w:sz="0" w:space="0" w:color="auto"/>
        <w:right w:val="none" w:sz="0" w:space="0" w:color="auto"/>
      </w:divBdr>
    </w:div>
    <w:div w:id="1774786311">
      <w:bodyDiv w:val="1"/>
      <w:marLeft w:val="0"/>
      <w:marRight w:val="0"/>
      <w:marTop w:val="0"/>
      <w:marBottom w:val="0"/>
      <w:divBdr>
        <w:top w:val="none" w:sz="0" w:space="0" w:color="auto"/>
        <w:left w:val="none" w:sz="0" w:space="0" w:color="auto"/>
        <w:bottom w:val="none" w:sz="0" w:space="0" w:color="auto"/>
        <w:right w:val="none" w:sz="0" w:space="0" w:color="auto"/>
      </w:divBdr>
    </w:div>
    <w:div w:id="1776749570">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792816731">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26554415">
      <w:bodyDiv w:val="1"/>
      <w:marLeft w:val="0"/>
      <w:marRight w:val="0"/>
      <w:marTop w:val="0"/>
      <w:marBottom w:val="0"/>
      <w:divBdr>
        <w:top w:val="none" w:sz="0" w:space="0" w:color="auto"/>
        <w:left w:val="none" w:sz="0" w:space="0" w:color="auto"/>
        <w:bottom w:val="none" w:sz="0" w:space="0" w:color="auto"/>
        <w:right w:val="none" w:sz="0" w:space="0" w:color="auto"/>
      </w:divBdr>
    </w:div>
    <w:div w:id="1828594718">
      <w:bodyDiv w:val="1"/>
      <w:marLeft w:val="0"/>
      <w:marRight w:val="0"/>
      <w:marTop w:val="0"/>
      <w:marBottom w:val="0"/>
      <w:divBdr>
        <w:top w:val="none" w:sz="0" w:space="0" w:color="auto"/>
        <w:left w:val="none" w:sz="0" w:space="0" w:color="auto"/>
        <w:bottom w:val="none" w:sz="0" w:space="0" w:color="auto"/>
        <w:right w:val="none" w:sz="0" w:space="0" w:color="auto"/>
      </w:divBdr>
    </w:div>
    <w:div w:id="1829396800">
      <w:bodyDiv w:val="1"/>
      <w:marLeft w:val="0"/>
      <w:marRight w:val="0"/>
      <w:marTop w:val="0"/>
      <w:marBottom w:val="0"/>
      <w:divBdr>
        <w:top w:val="none" w:sz="0" w:space="0" w:color="auto"/>
        <w:left w:val="none" w:sz="0" w:space="0" w:color="auto"/>
        <w:bottom w:val="none" w:sz="0" w:space="0" w:color="auto"/>
        <w:right w:val="none" w:sz="0" w:space="0" w:color="auto"/>
      </w:divBdr>
    </w:div>
    <w:div w:id="1836843488">
      <w:bodyDiv w:val="1"/>
      <w:marLeft w:val="0"/>
      <w:marRight w:val="0"/>
      <w:marTop w:val="0"/>
      <w:marBottom w:val="0"/>
      <w:divBdr>
        <w:top w:val="none" w:sz="0" w:space="0" w:color="auto"/>
        <w:left w:val="none" w:sz="0" w:space="0" w:color="auto"/>
        <w:bottom w:val="none" w:sz="0" w:space="0" w:color="auto"/>
        <w:right w:val="none" w:sz="0" w:space="0" w:color="auto"/>
      </w:divBdr>
    </w:div>
    <w:div w:id="1842424453">
      <w:bodyDiv w:val="1"/>
      <w:marLeft w:val="0"/>
      <w:marRight w:val="0"/>
      <w:marTop w:val="0"/>
      <w:marBottom w:val="0"/>
      <w:divBdr>
        <w:top w:val="none" w:sz="0" w:space="0" w:color="auto"/>
        <w:left w:val="none" w:sz="0" w:space="0" w:color="auto"/>
        <w:bottom w:val="none" w:sz="0" w:space="0" w:color="auto"/>
        <w:right w:val="none" w:sz="0" w:space="0" w:color="auto"/>
      </w:divBdr>
    </w:div>
    <w:div w:id="1846049073">
      <w:bodyDiv w:val="1"/>
      <w:marLeft w:val="0"/>
      <w:marRight w:val="0"/>
      <w:marTop w:val="0"/>
      <w:marBottom w:val="0"/>
      <w:divBdr>
        <w:top w:val="none" w:sz="0" w:space="0" w:color="auto"/>
        <w:left w:val="none" w:sz="0" w:space="0" w:color="auto"/>
        <w:bottom w:val="none" w:sz="0" w:space="0" w:color="auto"/>
        <w:right w:val="none" w:sz="0" w:space="0" w:color="auto"/>
      </w:divBdr>
    </w:div>
    <w:div w:id="1875771808">
      <w:bodyDiv w:val="1"/>
      <w:marLeft w:val="0"/>
      <w:marRight w:val="0"/>
      <w:marTop w:val="0"/>
      <w:marBottom w:val="0"/>
      <w:divBdr>
        <w:top w:val="none" w:sz="0" w:space="0" w:color="auto"/>
        <w:left w:val="none" w:sz="0" w:space="0" w:color="auto"/>
        <w:bottom w:val="none" w:sz="0" w:space="0" w:color="auto"/>
        <w:right w:val="none" w:sz="0" w:space="0" w:color="auto"/>
      </w:divBdr>
    </w:div>
    <w:div w:id="1880705659">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1884292386">
      <w:bodyDiv w:val="1"/>
      <w:marLeft w:val="0"/>
      <w:marRight w:val="0"/>
      <w:marTop w:val="0"/>
      <w:marBottom w:val="0"/>
      <w:divBdr>
        <w:top w:val="none" w:sz="0" w:space="0" w:color="auto"/>
        <w:left w:val="none" w:sz="0" w:space="0" w:color="auto"/>
        <w:bottom w:val="none" w:sz="0" w:space="0" w:color="auto"/>
        <w:right w:val="none" w:sz="0" w:space="0" w:color="auto"/>
      </w:divBdr>
    </w:div>
    <w:div w:id="1895047524">
      <w:bodyDiv w:val="1"/>
      <w:marLeft w:val="0"/>
      <w:marRight w:val="0"/>
      <w:marTop w:val="0"/>
      <w:marBottom w:val="0"/>
      <w:divBdr>
        <w:top w:val="none" w:sz="0" w:space="0" w:color="auto"/>
        <w:left w:val="none" w:sz="0" w:space="0" w:color="auto"/>
        <w:bottom w:val="none" w:sz="0" w:space="0" w:color="auto"/>
        <w:right w:val="none" w:sz="0" w:space="0" w:color="auto"/>
      </w:divBdr>
    </w:div>
    <w:div w:id="1900479168">
      <w:bodyDiv w:val="1"/>
      <w:marLeft w:val="0"/>
      <w:marRight w:val="0"/>
      <w:marTop w:val="0"/>
      <w:marBottom w:val="0"/>
      <w:divBdr>
        <w:top w:val="none" w:sz="0" w:space="0" w:color="auto"/>
        <w:left w:val="none" w:sz="0" w:space="0" w:color="auto"/>
        <w:bottom w:val="none" w:sz="0" w:space="0" w:color="auto"/>
        <w:right w:val="none" w:sz="0" w:space="0" w:color="auto"/>
      </w:divBdr>
    </w:div>
    <w:div w:id="1904756451">
      <w:bodyDiv w:val="1"/>
      <w:marLeft w:val="0"/>
      <w:marRight w:val="0"/>
      <w:marTop w:val="0"/>
      <w:marBottom w:val="0"/>
      <w:divBdr>
        <w:top w:val="none" w:sz="0" w:space="0" w:color="auto"/>
        <w:left w:val="none" w:sz="0" w:space="0" w:color="auto"/>
        <w:bottom w:val="none" w:sz="0" w:space="0" w:color="auto"/>
        <w:right w:val="none" w:sz="0" w:space="0" w:color="auto"/>
      </w:divBdr>
    </w:div>
    <w:div w:id="1907490886">
      <w:bodyDiv w:val="1"/>
      <w:marLeft w:val="0"/>
      <w:marRight w:val="0"/>
      <w:marTop w:val="0"/>
      <w:marBottom w:val="0"/>
      <w:divBdr>
        <w:top w:val="none" w:sz="0" w:space="0" w:color="auto"/>
        <w:left w:val="none" w:sz="0" w:space="0" w:color="auto"/>
        <w:bottom w:val="none" w:sz="0" w:space="0" w:color="auto"/>
        <w:right w:val="none" w:sz="0" w:space="0" w:color="auto"/>
      </w:divBdr>
    </w:div>
    <w:div w:id="1909143789">
      <w:bodyDiv w:val="1"/>
      <w:marLeft w:val="0"/>
      <w:marRight w:val="0"/>
      <w:marTop w:val="0"/>
      <w:marBottom w:val="0"/>
      <w:divBdr>
        <w:top w:val="none" w:sz="0" w:space="0" w:color="auto"/>
        <w:left w:val="none" w:sz="0" w:space="0" w:color="auto"/>
        <w:bottom w:val="none" w:sz="0" w:space="0" w:color="auto"/>
        <w:right w:val="none" w:sz="0" w:space="0" w:color="auto"/>
      </w:divBdr>
    </w:div>
    <w:div w:id="1916280749">
      <w:bodyDiv w:val="1"/>
      <w:marLeft w:val="0"/>
      <w:marRight w:val="0"/>
      <w:marTop w:val="0"/>
      <w:marBottom w:val="0"/>
      <w:divBdr>
        <w:top w:val="none" w:sz="0" w:space="0" w:color="auto"/>
        <w:left w:val="none" w:sz="0" w:space="0" w:color="auto"/>
        <w:bottom w:val="none" w:sz="0" w:space="0" w:color="auto"/>
        <w:right w:val="none" w:sz="0" w:space="0" w:color="auto"/>
      </w:divBdr>
    </w:div>
    <w:div w:id="1921328456">
      <w:bodyDiv w:val="1"/>
      <w:marLeft w:val="0"/>
      <w:marRight w:val="0"/>
      <w:marTop w:val="0"/>
      <w:marBottom w:val="0"/>
      <w:divBdr>
        <w:top w:val="none" w:sz="0" w:space="0" w:color="auto"/>
        <w:left w:val="none" w:sz="0" w:space="0" w:color="auto"/>
        <w:bottom w:val="none" w:sz="0" w:space="0" w:color="auto"/>
        <w:right w:val="none" w:sz="0" w:space="0" w:color="auto"/>
      </w:divBdr>
    </w:div>
    <w:div w:id="1937668700">
      <w:bodyDiv w:val="1"/>
      <w:marLeft w:val="0"/>
      <w:marRight w:val="0"/>
      <w:marTop w:val="0"/>
      <w:marBottom w:val="0"/>
      <w:divBdr>
        <w:top w:val="none" w:sz="0" w:space="0" w:color="auto"/>
        <w:left w:val="none" w:sz="0" w:space="0" w:color="auto"/>
        <w:bottom w:val="none" w:sz="0" w:space="0" w:color="auto"/>
        <w:right w:val="none" w:sz="0" w:space="0" w:color="auto"/>
      </w:divBdr>
    </w:div>
    <w:div w:id="1937975337">
      <w:bodyDiv w:val="1"/>
      <w:marLeft w:val="0"/>
      <w:marRight w:val="0"/>
      <w:marTop w:val="0"/>
      <w:marBottom w:val="0"/>
      <w:divBdr>
        <w:top w:val="none" w:sz="0" w:space="0" w:color="auto"/>
        <w:left w:val="none" w:sz="0" w:space="0" w:color="auto"/>
        <w:bottom w:val="none" w:sz="0" w:space="0" w:color="auto"/>
        <w:right w:val="none" w:sz="0" w:space="0" w:color="auto"/>
      </w:divBdr>
    </w:div>
    <w:div w:id="1942100339">
      <w:bodyDiv w:val="1"/>
      <w:marLeft w:val="0"/>
      <w:marRight w:val="0"/>
      <w:marTop w:val="0"/>
      <w:marBottom w:val="0"/>
      <w:divBdr>
        <w:top w:val="none" w:sz="0" w:space="0" w:color="auto"/>
        <w:left w:val="none" w:sz="0" w:space="0" w:color="auto"/>
        <w:bottom w:val="none" w:sz="0" w:space="0" w:color="auto"/>
        <w:right w:val="none" w:sz="0" w:space="0" w:color="auto"/>
      </w:divBdr>
    </w:div>
    <w:div w:id="1942909100">
      <w:bodyDiv w:val="1"/>
      <w:marLeft w:val="0"/>
      <w:marRight w:val="0"/>
      <w:marTop w:val="0"/>
      <w:marBottom w:val="0"/>
      <w:divBdr>
        <w:top w:val="none" w:sz="0" w:space="0" w:color="auto"/>
        <w:left w:val="none" w:sz="0" w:space="0" w:color="auto"/>
        <w:bottom w:val="none" w:sz="0" w:space="0" w:color="auto"/>
        <w:right w:val="none" w:sz="0" w:space="0" w:color="auto"/>
      </w:divBdr>
    </w:div>
    <w:div w:id="1960867050">
      <w:bodyDiv w:val="1"/>
      <w:marLeft w:val="0"/>
      <w:marRight w:val="0"/>
      <w:marTop w:val="0"/>
      <w:marBottom w:val="0"/>
      <w:divBdr>
        <w:top w:val="none" w:sz="0" w:space="0" w:color="auto"/>
        <w:left w:val="none" w:sz="0" w:space="0" w:color="auto"/>
        <w:bottom w:val="none" w:sz="0" w:space="0" w:color="auto"/>
        <w:right w:val="none" w:sz="0" w:space="0" w:color="auto"/>
      </w:divBdr>
    </w:div>
    <w:div w:id="1961915327">
      <w:bodyDiv w:val="1"/>
      <w:marLeft w:val="0"/>
      <w:marRight w:val="0"/>
      <w:marTop w:val="0"/>
      <w:marBottom w:val="0"/>
      <w:divBdr>
        <w:top w:val="none" w:sz="0" w:space="0" w:color="auto"/>
        <w:left w:val="none" w:sz="0" w:space="0" w:color="auto"/>
        <w:bottom w:val="none" w:sz="0" w:space="0" w:color="auto"/>
        <w:right w:val="none" w:sz="0" w:space="0" w:color="auto"/>
      </w:divBdr>
    </w:div>
    <w:div w:id="1970430070">
      <w:bodyDiv w:val="1"/>
      <w:marLeft w:val="0"/>
      <w:marRight w:val="0"/>
      <w:marTop w:val="0"/>
      <w:marBottom w:val="0"/>
      <w:divBdr>
        <w:top w:val="none" w:sz="0" w:space="0" w:color="auto"/>
        <w:left w:val="none" w:sz="0" w:space="0" w:color="auto"/>
        <w:bottom w:val="none" w:sz="0" w:space="0" w:color="auto"/>
        <w:right w:val="none" w:sz="0" w:space="0" w:color="auto"/>
      </w:divBdr>
    </w:div>
    <w:div w:id="1971014311">
      <w:bodyDiv w:val="1"/>
      <w:marLeft w:val="0"/>
      <w:marRight w:val="0"/>
      <w:marTop w:val="0"/>
      <w:marBottom w:val="0"/>
      <w:divBdr>
        <w:top w:val="none" w:sz="0" w:space="0" w:color="auto"/>
        <w:left w:val="none" w:sz="0" w:space="0" w:color="auto"/>
        <w:bottom w:val="none" w:sz="0" w:space="0" w:color="auto"/>
        <w:right w:val="none" w:sz="0" w:space="0" w:color="auto"/>
      </w:divBdr>
    </w:div>
    <w:div w:id="1978876911">
      <w:bodyDiv w:val="1"/>
      <w:marLeft w:val="0"/>
      <w:marRight w:val="0"/>
      <w:marTop w:val="0"/>
      <w:marBottom w:val="0"/>
      <w:divBdr>
        <w:top w:val="none" w:sz="0" w:space="0" w:color="auto"/>
        <w:left w:val="none" w:sz="0" w:space="0" w:color="auto"/>
        <w:bottom w:val="none" w:sz="0" w:space="0" w:color="auto"/>
        <w:right w:val="none" w:sz="0" w:space="0" w:color="auto"/>
      </w:divBdr>
    </w:div>
    <w:div w:id="1981568254">
      <w:bodyDiv w:val="1"/>
      <w:marLeft w:val="0"/>
      <w:marRight w:val="0"/>
      <w:marTop w:val="0"/>
      <w:marBottom w:val="0"/>
      <w:divBdr>
        <w:top w:val="none" w:sz="0" w:space="0" w:color="auto"/>
        <w:left w:val="none" w:sz="0" w:space="0" w:color="auto"/>
        <w:bottom w:val="none" w:sz="0" w:space="0" w:color="auto"/>
        <w:right w:val="none" w:sz="0" w:space="0" w:color="auto"/>
      </w:divBdr>
    </w:div>
    <w:div w:id="1984432415">
      <w:bodyDiv w:val="1"/>
      <w:marLeft w:val="0"/>
      <w:marRight w:val="0"/>
      <w:marTop w:val="0"/>
      <w:marBottom w:val="0"/>
      <w:divBdr>
        <w:top w:val="none" w:sz="0" w:space="0" w:color="auto"/>
        <w:left w:val="none" w:sz="0" w:space="0" w:color="auto"/>
        <w:bottom w:val="none" w:sz="0" w:space="0" w:color="auto"/>
        <w:right w:val="none" w:sz="0" w:space="0" w:color="auto"/>
      </w:divBdr>
    </w:div>
    <w:div w:id="2002611418">
      <w:bodyDiv w:val="1"/>
      <w:marLeft w:val="0"/>
      <w:marRight w:val="0"/>
      <w:marTop w:val="0"/>
      <w:marBottom w:val="0"/>
      <w:divBdr>
        <w:top w:val="none" w:sz="0" w:space="0" w:color="auto"/>
        <w:left w:val="none" w:sz="0" w:space="0" w:color="auto"/>
        <w:bottom w:val="none" w:sz="0" w:space="0" w:color="auto"/>
        <w:right w:val="none" w:sz="0" w:space="0" w:color="auto"/>
      </w:divBdr>
    </w:div>
    <w:div w:id="2008290718">
      <w:bodyDiv w:val="1"/>
      <w:marLeft w:val="0"/>
      <w:marRight w:val="0"/>
      <w:marTop w:val="0"/>
      <w:marBottom w:val="0"/>
      <w:divBdr>
        <w:top w:val="none" w:sz="0" w:space="0" w:color="auto"/>
        <w:left w:val="none" w:sz="0" w:space="0" w:color="auto"/>
        <w:bottom w:val="none" w:sz="0" w:space="0" w:color="auto"/>
        <w:right w:val="none" w:sz="0" w:space="0" w:color="auto"/>
      </w:divBdr>
    </w:div>
    <w:div w:id="2021933111">
      <w:bodyDiv w:val="1"/>
      <w:marLeft w:val="0"/>
      <w:marRight w:val="0"/>
      <w:marTop w:val="0"/>
      <w:marBottom w:val="0"/>
      <w:divBdr>
        <w:top w:val="none" w:sz="0" w:space="0" w:color="auto"/>
        <w:left w:val="none" w:sz="0" w:space="0" w:color="auto"/>
        <w:bottom w:val="none" w:sz="0" w:space="0" w:color="auto"/>
        <w:right w:val="none" w:sz="0" w:space="0" w:color="auto"/>
      </w:divBdr>
    </w:div>
    <w:div w:id="2029334678">
      <w:bodyDiv w:val="1"/>
      <w:marLeft w:val="0"/>
      <w:marRight w:val="0"/>
      <w:marTop w:val="0"/>
      <w:marBottom w:val="0"/>
      <w:divBdr>
        <w:top w:val="none" w:sz="0" w:space="0" w:color="auto"/>
        <w:left w:val="none" w:sz="0" w:space="0" w:color="auto"/>
        <w:bottom w:val="none" w:sz="0" w:space="0" w:color="auto"/>
        <w:right w:val="none" w:sz="0" w:space="0" w:color="auto"/>
      </w:divBdr>
    </w:div>
    <w:div w:id="2029678943">
      <w:bodyDiv w:val="1"/>
      <w:marLeft w:val="0"/>
      <w:marRight w:val="0"/>
      <w:marTop w:val="0"/>
      <w:marBottom w:val="0"/>
      <w:divBdr>
        <w:top w:val="none" w:sz="0" w:space="0" w:color="auto"/>
        <w:left w:val="none" w:sz="0" w:space="0" w:color="auto"/>
        <w:bottom w:val="none" w:sz="0" w:space="0" w:color="auto"/>
        <w:right w:val="none" w:sz="0" w:space="0" w:color="auto"/>
      </w:divBdr>
    </w:div>
    <w:div w:id="2030141167">
      <w:bodyDiv w:val="1"/>
      <w:marLeft w:val="0"/>
      <w:marRight w:val="0"/>
      <w:marTop w:val="0"/>
      <w:marBottom w:val="0"/>
      <w:divBdr>
        <w:top w:val="none" w:sz="0" w:space="0" w:color="auto"/>
        <w:left w:val="none" w:sz="0" w:space="0" w:color="auto"/>
        <w:bottom w:val="none" w:sz="0" w:space="0" w:color="auto"/>
        <w:right w:val="none" w:sz="0" w:space="0" w:color="auto"/>
      </w:divBdr>
    </w:div>
    <w:div w:id="2035108451">
      <w:bodyDiv w:val="1"/>
      <w:marLeft w:val="0"/>
      <w:marRight w:val="0"/>
      <w:marTop w:val="0"/>
      <w:marBottom w:val="0"/>
      <w:divBdr>
        <w:top w:val="none" w:sz="0" w:space="0" w:color="auto"/>
        <w:left w:val="none" w:sz="0" w:space="0" w:color="auto"/>
        <w:bottom w:val="none" w:sz="0" w:space="0" w:color="auto"/>
        <w:right w:val="none" w:sz="0" w:space="0" w:color="auto"/>
      </w:divBdr>
    </w:div>
    <w:div w:id="2042782389">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46178518">
      <w:bodyDiv w:val="1"/>
      <w:marLeft w:val="0"/>
      <w:marRight w:val="0"/>
      <w:marTop w:val="0"/>
      <w:marBottom w:val="0"/>
      <w:divBdr>
        <w:top w:val="none" w:sz="0" w:space="0" w:color="auto"/>
        <w:left w:val="none" w:sz="0" w:space="0" w:color="auto"/>
        <w:bottom w:val="none" w:sz="0" w:space="0" w:color="auto"/>
        <w:right w:val="none" w:sz="0" w:space="0" w:color="auto"/>
      </w:divBdr>
    </w:div>
    <w:div w:id="2055692839">
      <w:bodyDiv w:val="1"/>
      <w:marLeft w:val="0"/>
      <w:marRight w:val="0"/>
      <w:marTop w:val="0"/>
      <w:marBottom w:val="0"/>
      <w:divBdr>
        <w:top w:val="none" w:sz="0" w:space="0" w:color="auto"/>
        <w:left w:val="none" w:sz="0" w:space="0" w:color="auto"/>
        <w:bottom w:val="none" w:sz="0" w:space="0" w:color="auto"/>
        <w:right w:val="none" w:sz="0" w:space="0" w:color="auto"/>
      </w:divBdr>
    </w:div>
    <w:div w:id="2057729384">
      <w:bodyDiv w:val="1"/>
      <w:marLeft w:val="0"/>
      <w:marRight w:val="0"/>
      <w:marTop w:val="0"/>
      <w:marBottom w:val="0"/>
      <w:divBdr>
        <w:top w:val="none" w:sz="0" w:space="0" w:color="auto"/>
        <w:left w:val="none" w:sz="0" w:space="0" w:color="auto"/>
        <w:bottom w:val="none" w:sz="0" w:space="0" w:color="auto"/>
        <w:right w:val="none" w:sz="0" w:space="0" w:color="auto"/>
      </w:divBdr>
    </w:div>
    <w:div w:id="2059813094">
      <w:bodyDiv w:val="1"/>
      <w:marLeft w:val="0"/>
      <w:marRight w:val="0"/>
      <w:marTop w:val="0"/>
      <w:marBottom w:val="0"/>
      <w:divBdr>
        <w:top w:val="none" w:sz="0" w:space="0" w:color="auto"/>
        <w:left w:val="none" w:sz="0" w:space="0" w:color="auto"/>
        <w:bottom w:val="none" w:sz="0" w:space="0" w:color="auto"/>
        <w:right w:val="none" w:sz="0" w:space="0" w:color="auto"/>
      </w:divBdr>
    </w:div>
    <w:div w:id="2069913856">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 w:id="2078821490">
      <w:bodyDiv w:val="1"/>
      <w:marLeft w:val="0"/>
      <w:marRight w:val="0"/>
      <w:marTop w:val="0"/>
      <w:marBottom w:val="0"/>
      <w:divBdr>
        <w:top w:val="none" w:sz="0" w:space="0" w:color="auto"/>
        <w:left w:val="none" w:sz="0" w:space="0" w:color="auto"/>
        <w:bottom w:val="none" w:sz="0" w:space="0" w:color="auto"/>
        <w:right w:val="none" w:sz="0" w:space="0" w:color="auto"/>
      </w:divBdr>
    </w:div>
    <w:div w:id="2084637271">
      <w:bodyDiv w:val="1"/>
      <w:marLeft w:val="0"/>
      <w:marRight w:val="0"/>
      <w:marTop w:val="0"/>
      <w:marBottom w:val="0"/>
      <w:divBdr>
        <w:top w:val="none" w:sz="0" w:space="0" w:color="auto"/>
        <w:left w:val="none" w:sz="0" w:space="0" w:color="auto"/>
        <w:bottom w:val="none" w:sz="0" w:space="0" w:color="auto"/>
        <w:right w:val="none" w:sz="0" w:space="0" w:color="auto"/>
      </w:divBdr>
    </w:div>
    <w:div w:id="2086415339">
      <w:bodyDiv w:val="1"/>
      <w:marLeft w:val="0"/>
      <w:marRight w:val="0"/>
      <w:marTop w:val="0"/>
      <w:marBottom w:val="0"/>
      <w:divBdr>
        <w:top w:val="none" w:sz="0" w:space="0" w:color="auto"/>
        <w:left w:val="none" w:sz="0" w:space="0" w:color="auto"/>
        <w:bottom w:val="none" w:sz="0" w:space="0" w:color="auto"/>
        <w:right w:val="none" w:sz="0" w:space="0" w:color="auto"/>
      </w:divBdr>
    </w:div>
    <w:div w:id="2091079639">
      <w:bodyDiv w:val="1"/>
      <w:marLeft w:val="0"/>
      <w:marRight w:val="0"/>
      <w:marTop w:val="0"/>
      <w:marBottom w:val="0"/>
      <w:divBdr>
        <w:top w:val="none" w:sz="0" w:space="0" w:color="auto"/>
        <w:left w:val="none" w:sz="0" w:space="0" w:color="auto"/>
        <w:bottom w:val="none" w:sz="0" w:space="0" w:color="auto"/>
        <w:right w:val="none" w:sz="0" w:space="0" w:color="auto"/>
      </w:divBdr>
    </w:div>
    <w:div w:id="2094928589">
      <w:bodyDiv w:val="1"/>
      <w:marLeft w:val="0"/>
      <w:marRight w:val="0"/>
      <w:marTop w:val="0"/>
      <w:marBottom w:val="0"/>
      <w:divBdr>
        <w:top w:val="none" w:sz="0" w:space="0" w:color="auto"/>
        <w:left w:val="none" w:sz="0" w:space="0" w:color="auto"/>
        <w:bottom w:val="none" w:sz="0" w:space="0" w:color="auto"/>
        <w:right w:val="none" w:sz="0" w:space="0" w:color="auto"/>
      </w:divBdr>
    </w:div>
    <w:div w:id="2107529821">
      <w:bodyDiv w:val="1"/>
      <w:marLeft w:val="0"/>
      <w:marRight w:val="0"/>
      <w:marTop w:val="0"/>
      <w:marBottom w:val="0"/>
      <w:divBdr>
        <w:top w:val="none" w:sz="0" w:space="0" w:color="auto"/>
        <w:left w:val="none" w:sz="0" w:space="0" w:color="auto"/>
        <w:bottom w:val="none" w:sz="0" w:space="0" w:color="auto"/>
        <w:right w:val="none" w:sz="0" w:space="0" w:color="auto"/>
      </w:divBdr>
    </w:div>
    <w:div w:id="2108885719">
      <w:bodyDiv w:val="1"/>
      <w:marLeft w:val="0"/>
      <w:marRight w:val="0"/>
      <w:marTop w:val="0"/>
      <w:marBottom w:val="0"/>
      <w:divBdr>
        <w:top w:val="none" w:sz="0" w:space="0" w:color="auto"/>
        <w:left w:val="none" w:sz="0" w:space="0" w:color="auto"/>
        <w:bottom w:val="none" w:sz="0" w:space="0" w:color="auto"/>
        <w:right w:val="none" w:sz="0" w:space="0" w:color="auto"/>
      </w:divBdr>
    </w:div>
    <w:div w:id="2112165282">
      <w:bodyDiv w:val="1"/>
      <w:marLeft w:val="0"/>
      <w:marRight w:val="0"/>
      <w:marTop w:val="0"/>
      <w:marBottom w:val="0"/>
      <w:divBdr>
        <w:top w:val="none" w:sz="0" w:space="0" w:color="auto"/>
        <w:left w:val="none" w:sz="0" w:space="0" w:color="auto"/>
        <w:bottom w:val="none" w:sz="0" w:space="0" w:color="auto"/>
        <w:right w:val="none" w:sz="0" w:space="0" w:color="auto"/>
      </w:divBdr>
    </w:div>
    <w:div w:id="2129160564">
      <w:bodyDiv w:val="1"/>
      <w:marLeft w:val="0"/>
      <w:marRight w:val="0"/>
      <w:marTop w:val="0"/>
      <w:marBottom w:val="0"/>
      <w:divBdr>
        <w:top w:val="none" w:sz="0" w:space="0" w:color="auto"/>
        <w:left w:val="none" w:sz="0" w:space="0" w:color="auto"/>
        <w:bottom w:val="none" w:sz="0" w:space="0" w:color="auto"/>
        <w:right w:val="none" w:sz="0" w:space="0" w:color="auto"/>
      </w:divBdr>
    </w:div>
    <w:div w:id="2135978995">
      <w:bodyDiv w:val="1"/>
      <w:marLeft w:val="0"/>
      <w:marRight w:val="0"/>
      <w:marTop w:val="0"/>
      <w:marBottom w:val="0"/>
      <w:divBdr>
        <w:top w:val="none" w:sz="0" w:space="0" w:color="auto"/>
        <w:left w:val="none" w:sz="0" w:space="0" w:color="auto"/>
        <w:bottom w:val="none" w:sz="0" w:space="0" w:color="auto"/>
        <w:right w:val="none" w:sz="0" w:space="0" w:color="auto"/>
      </w:divBdr>
    </w:div>
    <w:div w:id="2140613156">
      <w:bodyDiv w:val="1"/>
      <w:marLeft w:val="0"/>
      <w:marRight w:val="0"/>
      <w:marTop w:val="0"/>
      <w:marBottom w:val="0"/>
      <w:divBdr>
        <w:top w:val="none" w:sz="0" w:space="0" w:color="auto"/>
        <w:left w:val="none" w:sz="0" w:space="0" w:color="auto"/>
        <w:bottom w:val="none" w:sz="0" w:space="0" w:color="auto"/>
        <w:right w:val="none" w:sz="0" w:space="0" w:color="auto"/>
      </w:divBdr>
    </w:div>
    <w:div w:id="2142382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comments" Target="comments.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Kuk13</b:Tag>
    <b:SourceType>JournalArticle</b:SourceType>
    <b:Guid>{73FF847B-D26A-44A0-A937-357E648D3D9F}</b:Guid>
    <b:Title>Mobile-assisted languaje learning.</b:Title>
    <b:Year>2013</b:Year>
    <b:City>New York</b:City>
    <b:Author>
      <b:Author>
        <b:NameList>
          <b:Person>
            <b:Last>Kukulska-Hulme</b:Last>
            <b:First>A.</b:First>
          </b:Person>
        </b:NameList>
      </b:Author>
    </b:Author>
    <b:JournalName>C.Chapelle (Ed.) The encyclipedia of applied linguistics</b:JournalName>
    <b:Pages>3701-3709</b:Pages>
    <b:RefOrder>1</b:RefOrder>
  </b:Source>
  <b:Source>
    <b:Tag>Val15</b:Tag>
    <b:SourceType>JournalArticle</b:SourceType>
    <b:Guid>{BE6DAADC-7764-4DBD-A210-E96934E41D3E}</b:Guid>
    <b:Author>
      <b:Author>
        <b:NameList>
          <b:Person>
            <b:Last>Valérie Demouy</b:Last>
            <b:First>Ann</b:First>
            <b:Middle>Jones, Qian Kan, Agnes Kukulska-Hulme and Annie Eardley</b:Middle>
          </b:Person>
        </b:NameList>
      </b:Author>
    </b:Author>
    <b:Title>Why and how do distance learners use mobile devices for languaje learning?</b:Title>
    <b:JournalName>The EUROCALL Review</b:JournalName>
    <b:Year>September 2015</b:Year>
    <b:Volume>23</b:Volume>
    <b:Issue>2</b:Issue>
    <b:RefOrder>2</b:RefOrder>
  </b:Source>
  <b:Source>
    <b:Tag>Gle13</b:Tag>
    <b:SourceType>JournalArticle</b:SourceType>
    <b:Guid>{EA24AE8D-CF2F-46A0-9BAF-5E4BA83B5F4F}</b:Guid>
    <b:Author>
      <b:Author>
        <b:NameList>
          <b:Person>
            <b:Last>Hubbard</b:Last>
            <b:First>Glenn</b:First>
            <b:Middle>Stockwell and Philip</b:Middle>
          </b:Person>
        </b:NameList>
      </b:Author>
    </b:Author>
    <b:Title>Some Emerging Principles for Mobile-assisted Languaje Learning</b:Title>
    <b:JournalName>The International Research Foundation for English Languaje Education</b:JournalName>
    <b:Year>2013</b:Year>
    <b:RefOrder>4</b:RefOrder>
  </b:Source>
  <b:Source>
    <b:Tag>Che10</b:Tag>
    <b:SourceType>JournalArticle</b:SourceType>
    <b:Guid>{1A39F1C0-2CC6-46CF-8879-6C391A43E67A}</b:Guid>
    <b:Author>
      <b:Author>
        <b:NameList>
          <b:Person>
            <b:Last>Chen</b:Last>
            <b:First>C.-M</b:First>
            <b:Middle>and Li, Y.-L</b:Middle>
          </b:Person>
        </b:NameList>
      </b:Author>
    </b:Author>
    <b:Title>Personalised context-aware ubiquitous learning system for supporting effective English vocabulary learning</b:Title>
    <b:JournalName>Interactive Learning Environments</b:JournalName>
    <b:Year>2010</b:Year>
    <b:Pages>341-364</b:Pages>
    <b:RefOrder>3</b:RefOrder>
  </b:Source>
  <b:Source>
    <b:Tag>nod16</b:Tag>
    <b:SourceType>InternetSite</b:SourceType>
    <b:Guid>{17990E0F-679F-4793-8719-990579816570}</b:Guid>
    <b:Title>Node.js</b:Title>
    <b:Author>
      <b:Author>
        <b:NameList>
          <b:Person>
            <b:Last>Node.js</b:Last>
          </b:Person>
        </b:NameList>
      </b:Author>
    </b:Author>
    <b:YearAccessed>2016</b:YearAccessed>
    <b:MonthAccessed>Octubre</b:MonthAccessed>
    <b:DayAccessed>15</b:DayAccessed>
    <b:URL>https://nodejs.org/es/</b:URL>
    <b:RefOrder>5</b:RefOrder>
  </b:Source>
  <b:Source>
    <b:Tag>Ion16</b:Tag>
    <b:SourceType>InternetSite</b:SourceType>
    <b:Guid>{F4E9411B-40FA-436E-B323-8DD19DCFE27B}</b:Guid>
    <b:Author>
      <b:Author>
        <b:NameList>
          <b:Person>
            <b:Last>Framework</b:Last>
            <b:First>Ionic</b:First>
          </b:Person>
        </b:NameList>
      </b:Author>
    </b:Author>
    <b:Title>Ionic Framework</b:Title>
    <b:YearAccessed>2016</b:YearAccessed>
    <b:MonthAccessed>Octubre</b:MonthAccessed>
    <b:DayAccessed>17</b:DayAccessed>
    <b:URL>http://ionicframework.com/</b:URL>
    <b:RefOrder>10</b:RefOrder>
  </b:Source>
  <b:Source>
    <b:Tag>Ang16</b:Tag>
    <b:SourceType>InternetSite</b:SourceType>
    <b:Guid>{5EC50722-2DD6-43FD-B7F4-BF0811A7A18C}</b:Guid>
    <b:Author>
      <b:Author>
        <b:NameList>
          <b:Person>
            <b:Last>AngularJS</b:Last>
          </b:Person>
        </b:NameList>
      </b:Author>
    </b:Author>
    <b:Title>AngularJS</b:Title>
    <b:YearAccessed>2016</b:YearAccessed>
    <b:MonthAccessed>Octubre</b:MonthAccessed>
    <b:DayAccessed>17</b:DayAccessed>
    <b:URL>https://angularjs.org/</b:URL>
    <b:RefOrder>12</b:RefOrder>
  </b:Source>
  <b:Source>
    <b:Tag>Apa16</b:Tag>
    <b:SourceType>InternetSite</b:SourceType>
    <b:Guid>{EEDD1370-B132-414D-8D69-158EA9C9C2AF}</b:Guid>
    <b:Author>
      <b:Author>
        <b:NameList>
          <b:Person>
            <b:Last>Apache</b:Last>
          </b:Person>
        </b:NameList>
      </b:Author>
    </b:Author>
    <b:Title>Apache Cordova</b:Title>
    <b:YearAccessed>2016</b:YearAccessed>
    <b:MonthAccessed>Octubre</b:MonthAccessed>
    <b:DayAccessed>16</b:DayAccessed>
    <b:URL>https://cordova.apache.org/</b:URL>
    <b:RefOrder>11</b:RefOrder>
  </b:Source>
  <b:Source>
    <b:Tag>Mon16</b:Tag>
    <b:SourceType>InternetSite</b:SourceType>
    <b:Guid>{71EF3C76-DDE5-4C6F-99BC-2089140FF2B2}</b:Guid>
    <b:Author>
      <b:Author>
        <b:NameList>
          <b:Person>
            <b:Last>MongoDB</b:Last>
          </b:Person>
        </b:NameList>
      </b:Author>
    </b:Author>
    <b:Title>MongoDB</b:Title>
    <b:YearAccessed>2016</b:YearAccessed>
    <b:MonthAccessed>10</b:MonthAccessed>
    <b:DayAccessed>Octubre</b:DayAccessed>
    <b:URL>https://www.mongodb.com/es</b:URL>
    <b:RefOrder>8</b:RefOrder>
  </b:Source>
  <b:Source>
    <b:Tag>Rob16</b:Tag>
    <b:SourceType>InternetSite</b:SourceType>
    <b:Guid>{FFBAB2EF-C266-44F7-9605-6D727B84DF7F}</b:Guid>
    <b:Author>
      <b:Author>
        <b:NameList>
          <b:Person>
            <b:Last>RoboMongo</b:Last>
          </b:Person>
        </b:NameList>
      </b:Author>
    </b:Author>
    <b:Title>RoboMongo</b:Title>
    <b:YearAccessed>2016</b:YearAccessed>
    <b:MonthAccessed>Octubre</b:MonthAccessed>
    <b:DayAccessed>10</b:DayAccessed>
    <b:URL>https://robomongo.org/</b:URL>
    <b:RefOrder>9</b:RefOrder>
  </b:Source>
  <b:Source>
    <b:Tag>Mon161</b:Tag>
    <b:SourceType>InternetSite</b:SourceType>
    <b:Guid>{05847787-F132-4370-8EA2-4817323B6C82}</b:Guid>
    <b:Author>
      <b:Author>
        <b:NameList>
          <b:Person>
            <b:Last>Mongoose</b:Last>
          </b:Person>
        </b:NameList>
      </b:Author>
    </b:Author>
    <b:Title>Mongoose</b:Title>
    <b:YearAccessed>2016</b:YearAccessed>
    <b:MonthAccessed>Octubre</b:MonthAccessed>
    <b:DayAccessed>8</b:DayAccessed>
    <b:URL>http://mongoosejs.com/</b:URL>
    <b:RefOrder>15</b:RefOrder>
  </b:Source>
  <b:Source>
    <b:Tag>Git16</b:Tag>
    <b:SourceType>InternetSite</b:SourceType>
    <b:Guid>{7860CD90-6390-4B32-A40A-78E0ED1C4D48}</b:Guid>
    <b:Author>
      <b:Author>
        <b:NameList>
          <b:Person>
            <b:Last>GitHub</b:Last>
          </b:Person>
        </b:NameList>
      </b:Author>
    </b:Author>
    <b:Title>GitHub</b:Title>
    <b:YearAccessed>2016</b:YearAccessed>
    <b:MonthAccessed>Septiembre</b:MonthAccessed>
    <b:DayAccessed>25</b:DayAccessed>
    <b:URL>https://github.com/</b:URL>
    <b:RefOrder>16</b:RefOrder>
  </b:Source>
  <b:Source>
    <b:Tag>Sou16</b:Tag>
    <b:SourceType>InternetSite</b:SourceType>
    <b:Guid>{9E459091-69DC-4A0E-8F2A-DC537E29C785}</b:Guid>
    <b:Title>SourceTree</b:Title>
    <b:YearAccessed>2016</b:YearAccessed>
    <b:MonthAccessed>Septiembre</b:MonthAccessed>
    <b:DayAccessed>15</b:DayAccessed>
    <b:URL>https://www.sourcetreeapp.com/</b:URL>
    <b:Author>
      <b:Author>
        <b:NameList>
          <b:Person>
            <b:Last>SourceTree</b:Last>
          </b:Person>
        </b:NameList>
      </b:Author>
    </b:Author>
    <b:RefOrder>17</b:RefOrder>
  </b:Source>
  <b:Source>
    <b:Tag>Pos16</b:Tag>
    <b:SourceType>InternetSite</b:SourceType>
    <b:Guid>{0FC1C9DB-4F57-4FB0-877E-80E4A2360A24}</b:Guid>
    <b:Author>
      <b:Author>
        <b:NameList>
          <b:Person>
            <b:Last>PostMan</b:Last>
          </b:Person>
        </b:NameList>
      </b:Author>
    </b:Author>
    <b:Title>PostMan</b:Title>
    <b:YearAccessed>2016</b:YearAccessed>
    <b:MonthAccessed>Octubre</b:MonthAccessed>
    <b:DayAccessed>25</b:DayAccessed>
    <b:URL>https://www.getpostman.com/</b:URL>
    <b:RefOrder>18</b:RefOrder>
  </b:Source>
  <b:Source>
    <b:Tag>Sub16</b:Tag>
    <b:SourceType>InternetSite</b:SourceType>
    <b:Guid>{34DABA18-50AF-4E29-95B5-0069CB5058C4}</b:Guid>
    <b:Author>
      <b:Author>
        <b:NameList>
          <b:Person>
            <b:Last>SublimeText</b:Last>
          </b:Person>
        </b:NameList>
      </b:Author>
    </b:Author>
    <b:Title>SublimeText</b:Title>
    <b:YearAccessed>2016</b:YearAccessed>
    <b:MonthAccessed>Septiembre</b:MonthAccessed>
    <b:DayAccessed>28</b:DayAccessed>
    <b:URL>https://www.sublimetext.com/</b:URL>
    <b:RefOrder>19</b:RefOrder>
  </b:Source>
  <b:Source>
    <b:Tag>JTW16</b:Tag>
    <b:SourceType>InternetSite</b:SourceType>
    <b:Guid>{A7B22A85-8668-430F-A1FA-3DE8D0AD9623}</b:Guid>
    <b:Author>
      <b:Author>
        <b:NameList>
          <b:Person>
            <b:Last>JTW</b:Last>
          </b:Person>
        </b:NameList>
      </b:Author>
    </b:Author>
    <b:Title>JSON Web Tokens</b:Title>
    <b:YearAccessed>2016</b:YearAccessed>
    <b:MonthAccessed>Octubre</b:MonthAccessed>
    <b:DayAccessed>15</b:DayAccessed>
    <b:URL>https://jwt.io/</b:URL>
    <b:RefOrder>20</b:RefOrder>
  </b:Source>
  <b:Source>
    <b:Tag>NPM16</b:Tag>
    <b:SourceType>InternetSite</b:SourceType>
    <b:Guid>{86C6A103-8EEC-483D-B366-41820B7C6C4C}</b:Guid>
    <b:Author>
      <b:Author>
        <b:NameList>
          <b:Person>
            <b:Last>NPM</b:Last>
          </b:Person>
        </b:NameList>
      </b:Author>
    </b:Author>
    <b:Title>NPM</b:Title>
    <b:YearAccessed>2016</b:YearAccessed>
    <b:MonthAccessed>Octubre</b:MonthAccessed>
    <b:DayAccessed>10</b:DayAccessed>
    <b:URL>https://www.npmjs.com/</b:URL>
    <b:RefOrder>6</b:RefOrder>
  </b:Source>
  <b:Source>
    <b:Tag>Exp16</b:Tag>
    <b:SourceType>InternetSite</b:SourceType>
    <b:Guid>{62EDB234-8DBE-476E-8855-34A7040AD848}</b:Guid>
    <b:Author>
      <b:Author>
        <b:NameList>
          <b:Person>
            <b:Last>Express</b:Last>
          </b:Person>
        </b:NameList>
      </b:Author>
    </b:Author>
    <b:Title>Express</b:Title>
    <b:YearAccessed>2016</b:YearAccessed>
    <b:MonthAccessed>Septiembre</b:MonthAccessed>
    <b:DayAccessed>18</b:DayAccessed>
    <b:URL>http://expressjs.com/es/</b:URL>
    <b:RefOrder>7</b:RefOrder>
  </b:Source>
  <b:Source>
    <b:Tag>Aud17</b:Tag>
    <b:SourceType>InternetSite</b:SourceType>
    <b:Guid>{9B87B074-5AA0-4010-BFF1-CFAD573293A0}</b:Guid>
    <b:Author>
      <b:Author>
        <b:NameList>
          <b:Person>
            <b:Last>AudioTrimmer</b:Last>
          </b:Person>
        </b:NameList>
      </b:Author>
    </b:Author>
    <b:Title>AudioTrimmer</b:Title>
    <b:YearAccessed>2017</b:YearAccessed>
    <b:MonthAccessed>Febrero</b:MonthAccessed>
    <b:DayAccessed>20</b:DayAccessed>
    <b:URL>https://audiotrimmer.com/</b:URL>
    <b:RefOrder>13</b:RefOrder>
  </b:Source>
  <b:Source>
    <b:Tag>Tod17</b:Tag>
    <b:SourceType>InternetSite</b:SourceType>
    <b:Guid>{B3566CF7-1BF9-42C9-8CA4-84DDF7DCB8E3}</b:Guid>
    <b:Author>
      <b:Author>
        <b:NameList>
          <b:Person>
            <b:Last>Beuckens</b:Last>
            <b:First>Todd</b:First>
          </b:Person>
        </b:NameList>
      </b:Author>
    </b:Author>
    <b:Title>ELLLO</b:Title>
    <b:YearAccessed>2017</b:YearAccessed>
    <b:MonthAccessed>Febrero</b:MonthAccessed>
    <b:DayAccessed>20</b:DayAccessed>
    <b:URL>http://www.elllo.org/</b:URL>
    <b:RefOrder>14</b:RefOrder>
  </b:Source>
</b:Sources>
</file>

<file path=customXml/itemProps1.xml><?xml version="1.0" encoding="utf-8"?>
<ds:datastoreItem xmlns:ds="http://schemas.openxmlformats.org/officeDocument/2006/customXml" ds:itemID="{F99D4C39-9E7B-4076-8DE8-179DC6866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13325</Words>
  <Characters>75956</Characters>
  <Application>Microsoft Office Word</Application>
  <DocSecurity>0</DocSecurity>
  <Lines>632</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26</cp:revision>
  <cp:lastPrinted>2017-02-28T13:05:00Z</cp:lastPrinted>
  <dcterms:created xsi:type="dcterms:W3CDTF">2017-02-27T16:28:00Z</dcterms:created>
  <dcterms:modified xsi:type="dcterms:W3CDTF">2017-02-28T13:11:00Z</dcterms:modified>
</cp:coreProperties>
</file>